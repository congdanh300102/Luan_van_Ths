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4090D" w14:textId="77777777" w:rsidR="00BE0011" w:rsidRDefault="004C25F4">
      <w:pPr>
        <w:spacing w:after="200" w:line="360" w:lineRule="auto"/>
        <w:jc w:val="center"/>
        <w:rPr>
          <w:b/>
          <w:bCs/>
          <w:sz w:val="30"/>
          <w:szCs w:val="30"/>
        </w:rPr>
      </w:pPr>
      <w:r>
        <w:rPr>
          <w:b/>
          <w:bCs/>
          <w:sz w:val="30"/>
          <w:szCs w:val="30"/>
        </w:rPr>
        <w:t xml:space="preserve">MACHINE LEARNING FOR CREDIT CLASSIFICATION:             CASE STUDY IN A VIETNAMESE COMMERCIAL BANK </w:t>
      </w:r>
    </w:p>
    <w:p w14:paraId="19EBE834" w14:textId="77777777" w:rsidR="00BE0011" w:rsidRDefault="004C25F4">
      <w:pPr>
        <w:spacing w:after="40" w:line="300" w:lineRule="auto"/>
        <w:jc w:val="center"/>
        <w:rPr>
          <w:sz w:val="24"/>
          <w:szCs w:val="24"/>
        </w:rPr>
      </w:pPr>
      <w:r>
        <w:rPr>
          <w:sz w:val="24"/>
          <w:szCs w:val="24"/>
        </w:rPr>
        <w:t>Lê Thị Thanh An</w:t>
      </w:r>
      <w:r>
        <w:rPr>
          <w:sz w:val="24"/>
          <w:szCs w:val="24"/>
          <w:vertAlign w:val="superscript"/>
        </w:rPr>
        <w:t>a,b</w:t>
      </w:r>
      <w:r>
        <w:rPr>
          <w:sz w:val="24"/>
          <w:szCs w:val="24"/>
        </w:rPr>
        <w:t xml:space="preserve"> Lê Kim Thư</w:t>
      </w:r>
      <w:r>
        <w:rPr>
          <w:sz w:val="24"/>
          <w:szCs w:val="24"/>
          <w:vertAlign w:val="superscript"/>
        </w:rPr>
        <w:t>c</w:t>
      </w:r>
      <w:r>
        <w:rPr>
          <w:sz w:val="24"/>
          <w:szCs w:val="24"/>
        </w:rPr>
        <w:t>, Đàm Công Danh</w:t>
      </w:r>
      <w:r>
        <w:rPr>
          <w:sz w:val="24"/>
          <w:szCs w:val="24"/>
          <w:vertAlign w:val="superscript"/>
        </w:rPr>
        <w:t>c,</w:t>
      </w:r>
      <w:r>
        <w:rPr>
          <w:sz w:val="24"/>
          <w:szCs w:val="24"/>
        </w:rPr>
        <w:t>*</w:t>
      </w:r>
    </w:p>
    <w:p w14:paraId="549C1AB0" w14:textId="77777777" w:rsidR="00BE0011" w:rsidRDefault="004C25F4">
      <w:pPr>
        <w:spacing w:after="40" w:line="300" w:lineRule="auto"/>
        <w:jc w:val="center"/>
        <w:rPr>
          <w:sz w:val="22"/>
          <w:szCs w:val="22"/>
        </w:rPr>
      </w:pPr>
      <w:r>
        <w:rPr>
          <w:b/>
          <w:bCs/>
          <w:i/>
          <w:iCs/>
          <w:sz w:val="22"/>
          <w:szCs w:val="22"/>
          <w:vertAlign w:val="superscript"/>
        </w:rPr>
        <w:t>a</w:t>
      </w:r>
      <w:r>
        <w:rPr>
          <w:i/>
          <w:iCs/>
          <w:sz w:val="22"/>
          <w:szCs w:val="22"/>
        </w:rPr>
        <w:t>University of Economics and Law, Ho Chi Minh City, Vietnam</w:t>
      </w:r>
    </w:p>
    <w:p w14:paraId="03B8B572" w14:textId="77777777" w:rsidR="00BE0011" w:rsidRDefault="004C25F4">
      <w:pPr>
        <w:spacing w:after="40" w:line="300" w:lineRule="auto"/>
        <w:jc w:val="center"/>
        <w:rPr>
          <w:sz w:val="22"/>
          <w:szCs w:val="22"/>
        </w:rPr>
      </w:pPr>
      <w:r>
        <w:rPr>
          <w:b/>
          <w:bCs/>
          <w:i/>
          <w:iCs/>
          <w:sz w:val="22"/>
          <w:szCs w:val="22"/>
          <w:vertAlign w:val="superscript"/>
        </w:rPr>
        <w:t>b</w:t>
      </w:r>
      <w:r>
        <w:rPr>
          <w:i/>
          <w:iCs/>
          <w:sz w:val="22"/>
          <w:szCs w:val="22"/>
        </w:rPr>
        <w:t>Vietnam National University,  Ho Chi Minh City, Vietnam</w:t>
      </w:r>
    </w:p>
    <w:p w14:paraId="0A37DA60" w14:textId="77777777" w:rsidR="00BE0011" w:rsidRDefault="004C25F4">
      <w:pPr>
        <w:spacing w:after="40" w:line="300" w:lineRule="auto"/>
        <w:jc w:val="center"/>
      </w:pPr>
      <w:r>
        <w:rPr>
          <w:i/>
          <w:iCs/>
          <w:sz w:val="22"/>
          <w:szCs w:val="22"/>
          <w:vertAlign w:val="superscript"/>
        </w:rPr>
        <w:t>c</w:t>
      </w:r>
      <w:r>
        <w:rPr>
          <w:i/>
          <w:iCs/>
          <w:sz w:val="22"/>
          <w:szCs w:val="22"/>
        </w:rPr>
        <w:t>Hanoi University of Science and Technology (HUST), Hanoi, Vietnam</w:t>
      </w:r>
    </w:p>
    <w:p w14:paraId="48682DEE" w14:textId="77777777" w:rsidR="00BE0011" w:rsidRDefault="004C25F4">
      <w:pPr>
        <w:spacing w:after="40" w:line="300" w:lineRule="auto"/>
        <w:jc w:val="center"/>
        <w:rPr>
          <w:sz w:val="22"/>
          <w:szCs w:val="22"/>
        </w:rPr>
      </w:pPr>
      <w:r>
        <w:rPr>
          <w:sz w:val="22"/>
          <w:szCs w:val="22"/>
        </w:rPr>
        <w:t xml:space="preserve">* Corresponding author. </w:t>
      </w:r>
    </w:p>
    <w:p w14:paraId="1BC1534B" w14:textId="77777777" w:rsidR="00BE0011" w:rsidRDefault="004C25F4">
      <w:pPr>
        <w:spacing w:after="40" w:line="300" w:lineRule="auto"/>
        <w:jc w:val="center"/>
      </w:pPr>
      <w:r>
        <w:rPr>
          <w:sz w:val="22"/>
          <w:szCs w:val="22"/>
        </w:rPr>
        <w:t>Email address: danh.dc251317m@sis.hust.edu.vn, Tel.: +84 966 565  830</w:t>
      </w:r>
    </w:p>
    <w:p w14:paraId="744F3192" w14:textId="77777777" w:rsidR="00BE0011" w:rsidRDefault="004C25F4">
      <w:pPr>
        <w:spacing w:before="200" w:after="40" w:line="276" w:lineRule="auto"/>
        <w:jc w:val="center"/>
      </w:pPr>
      <w:r>
        <w:rPr>
          <w:i/>
          <w:iCs/>
          <w:sz w:val="21"/>
          <w:szCs w:val="21"/>
        </w:rPr>
        <w:t>Submitted to the 3rd Global Conference on Sustainability in Economics, Business and Law (UEL SEBL International Conference 2026), “Green Economy and Sustainable Governance: New Growth Drivers for the Private Sector,” Ho Chi Minh City, October 6, 2026.</w:t>
      </w:r>
    </w:p>
    <w:p w14:paraId="1D2DB2F7" w14:textId="77777777" w:rsidR="00BE0011" w:rsidRDefault="004C25F4">
      <w:pPr>
        <w:spacing w:before="280" w:after="120"/>
      </w:pPr>
      <w:r>
        <w:rPr>
          <w:b/>
          <w:bCs/>
          <w:sz w:val="22"/>
          <w:szCs w:val="22"/>
        </w:rPr>
        <w:t>Abstract</w:t>
      </w:r>
    </w:p>
    <w:p w14:paraId="7D376A32" w14:textId="0F82269D" w:rsidR="00BE0011" w:rsidRDefault="004C25F4">
      <w:pPr>
        <w:spacing w:after="200" w:line="360" w:lineRule="auto"/>
        <w:jc w:val="both"/>
      </w:pPr>
      <w:r>
        <w:rPr>
          <w:i/>
          <w:iCs/>
          <w:sz w:val="22"/>
          <w:szCs w:val="22"/>
        </w:rPr>
        <w:t xml:space="preserve">Robust, transparent credit-risk classification is a governance precondition for responsible private-sector lending in Vietnam. Using 27,001 loan contracts from a Vietnamese </w:t>
      </w:r>
      <w:ins w:id="14" w:author="Revision v4 to v5" w:date="2026-09-16T00:02:00Z">
        <w:r>
          <w:rPr>
            <w:i/>
            <w:iCs/>
            <w:sz w:val="22"/>
            <w:szCs w:val="22"/>
          </w:rPr>
          <w:t xml:space="preserve">commercial </w:t>
        </w:r>
      </w:ins>
      <w:r>
        <w:rPr>
          <w:i/>
          <w:iCs/>
          <w:sz w:val="22"/>
          <w:szCs w:val="22"/>
        </w:rPr>
        <w:t xml:space="preserve">bank, this paper builds </w:t>
      </w:r>
      <w:del w:id="15" w:author="Revision v4 to v5" w:date="2026-09-16T00:02:00Z">
        <w:r w:rsidR="0002162A">
          <w:rPr>
            <w:i/>
            <w:iCs/>
            <w:sz w:val="22"/>
            <w:szCs w:val="22"/>
          </w:rPr>
          <w:delText xml:space="preserve">and </w:delText>
        </w:r>
      </w:del>
      <w:r>
        <w:rPr>
          <w:i/>
          <w:iCs/>
          <w:sz w:val="22"/>
          <w:szCs w:val="22"/>
        </w:rPr>
        <w:t xml:space="preserve">a machine-learning pipeline for five-group debt classification. After data preparation with Information Value </w:t>
      </w:r>
      <w:ins w:id="16" w:author="Revision v4 to v5" w:date="2026-09-16T00:02:00Z">
        <w:r>
          <w:rPr>
            <w:i/>
            <w:iCs/>
            <w:sz w:val="22"/>
            <w:szCs w:val="22"/>
          </w:rPr>
          <w:t xml:space="preserve">screening, an explicit leakage diagnostic </w:t>
        </w:r>
      </w:ins>
      <w:r>
        <w:rPr>
          <w:i/>
          <w:iCs/>
          <w:sz w:val="22"/>
          <w:szCs w:val="22"/>
        </w:rPr>
        <w:t xml:space="preserve">and feature engineering, six classifiers — Logistic Regression, Decision Tree, Random Forest, XGBoost, LightGBM and CatBoost — are </w:t>
      </w:r>
      <w:del w:id="17" w:author="Revision v4 to v5" w:date="2026-09-16T00:02:00Z">
        <w:r w:rsidR="0002162A">
          <w:rPr>
            <w:i/>
            <w:iCs/>
            <w:sz w:val="22"/>
            <w:szCs w:val="22"/>
          </w:rPr>
          <w:delText>compared</w:delText>
        </w:r>
      </w:del>
      <w:ins w:id="18" w:author="Revision v4 to v5" w:date="2026-09-16T00:02:00Z">
        <w:r>
          <w:rPr>
            <w:i/>
            <w:iCs/>
            <w:sz w:val="22"/>
            <w:szCs w:val="22"/>
          </w:rPr>
          <w:t>each evaluated</w:t>
        </w:r>
      </w:ins>
      <w:r>
        <w:rPr>
          <w:i/>
          <w:iCs/>
          <w:sz w:val="22"/>
          <w:szCs w:val="22"/>
        </w:rPr>
        <w:t xml:space="preserve"> under </w:t>
      </w:r>
      <w:del w:id="19" w:author="Revision v4 to v5" w:date="2026-09-16T00:02:00Z">
        <w:r w:rsidR="0002162A">
          <w:rPr>
            <w:i/>
            <w:iCs/>
            <w:sz w:val="22"/>
            <w:szCs w:val="22"/>
          </w:rPr>
          <w:delText xml:space="preserve">common </w:delText>
        </w:r>
      </w:del>
      <w:ins w:id="20" w:author="Revision v4 to v5" w:date="2026-09-16T00:02:00Z">
        <w:r>
          <w:rPr>
            <w:i/>
            <w:iCs/>
            <w:sz w:val="22"/>
            <w:szCs w:val="22"/>
          </w:rPr>
          <w:t xml:space="preserve">two imbalance treatments, inverse-frequency </w:t>
        </w:r>
      </w:ins>
      <w:r>
        <w:rPr>
          <w:i/>
          <w:iCs/>
          <w:sz w:val="22"/>
          <w:szCs w:val="22"/>
        </w:rPr>
        <w:t xml:space="preserve">class weighting and </w:t>
      </w:r>
      <w:del w:id="21" w:author="Revision v4 to v5" w:date="2026-09-16T00:02:00Z">
        <w:r w:rsidR="0002162A">
          <w:rPr>
            <w:i/>
            <w:iCs/>
            <w:sz w:val="22"/>
            <w:szCs w:val="22"/>
          </w:rPr>
          <w:delText>without</w:delText>
        </w:r>
      </w:del>
      <w:ins w:id="22" w:author="Revision v4 to v5" w:date="2026-09-16T00:02:00Z">
        <w:r>
          <w:rPr>
            <w:i/>
            <w:iCs/>
            <w:sz w:val="22"/>
            <w:szCs w:val="22"/>
          </w:rPr>
          <w:t>no</w:t>
        </w:r>
      </w:ins>
      <w:r>
        <w:rPr>
          <w:i/>
          <w:iCs/>
          <w:sz w:val="22"/>
          <w:szCs w:val="22"/>
        </w:rPr>
        <w:t xml:space="preserve"> weighting</w:t>
      </w:r>
      <w:del w:id="23" w:author="Revision v4 to v5" w:date="2026-09-16T00:02:00Z">
        <w:r w:rsidR="0002162A">
          <w:rPr>
            <w:i/>
            <w:iCs/>
            <w:sz w:val="22"/>
            <w:szCs w:val="22"/>
          </w:rPr>
          <w:delText xml:space="preserve">. Under common </w:delText>
        </w:r>
      </w:del>
      <w:ins w:id="24" w:author="Revision v4 to v5" w:date="2026-09-16T00:02:00Z">
        <w:r>
          <w:rPr>
            <w:i/>
            <w:iCs/>
            <w:sz w:val="22"/>
            <w:szCs w:val="22"/>
          </w:rPr>
          <w:t xml:space="preserve">, giving a symmetric twelve-configuration comparison on a common hold-out set and under repeated cross-validation. The central finding is that the imbalance treatment, not the choice of algorithm, is what the evidence identifies: class </w:t>
        </w:r>
      </w:ins>
      <w:r>
        <w:rPr>
          <w:i/>
          <w:iCs/>
          <w:sz w:val="22"/>
          <w:szCs w:val="22"/>
        </w:rPr>
        <w:t>weighting</w:t>
      </w:r>
      <w:ins w:id="25" w:author="Revision v4 to v5" w:date="2026-09-16T00:02:00Z">
        <w:r>
          <w:rPr>
            <w:i/>
            <w:iCs/>
            <w:sz w:val="22"/>
            <w:szCs w:val="22"/>
          </w:rPr>
          <w:t xml:space="preserve"> lowers Macro-F1 for five of the six classifiers, and the four leading configurations are all unweighted tree ensembles (Decision Tree–none, XGBoost–none, Random Forest–none</w:t>
        </w:r>
      </w:ins>
      <w:r>
        <w:rPr>
          <w:i/>
          <w:iCs/>
          <w:sz w:val="22"/>
          <w:szCs w:val="22"/>
        </w:rPr>
        <w:t>, LightGBM</w:t>
      </w:r>
      <w:del w:id="26" w:author="Revision v4 to v5" w:date="2026-09-16T00:02:00Z">
        <w:r w:rsidR="0002162A">
          <w:rPr>
            <w:i/>
            <w:iCs/>
            <w:sz w:val="22"/>
            <w:szCs w:val="22"/>
          </w:rPr>
          <w:delText xml:space="preserve"> attains the best Macro-F1. Overall, we</w:delText>
        </w:r>
      </w:del>
      <w:ins w:id="27" w:author="Revision v4 to v5" w:date="2026-09-16T00:02:00Z">
        <w:r>
          <w:rPr>
            <w:i/>
            <w:iCs/>
            <w:sz w:val="22"/>
            <w:szCs w:val="22"/>
          </w:rPr>
          <w:t>–none), spanning Macro-F1 0.6183 to 0.6271. A corrected resampled paired t-test with Holm adjustment cannot separate them, so this paper deliberately names no single winning algorithm, while the advantage of dropping class weighting survives the same correction for every tree-based model. Class weighting is not merely worse, however: it trades precision on the non-performing debt groups for recall, a distinction a single Macro-F1 figure conceals and that a bank must therefore decide deliberately rather than inherit from a default. We</w:t>
        </w:r>
      </w:ins>
      <w:r>
        <w:rPr>
          <w:i/>
          <w:iCs/>
          <w:sz w:val="22"/>
          <w:szCs w:val="22"/>
        </w:rPr>
        <w:t xml:space="preserve"> contribute a regulatory-compliant, explainable </w:t>
      </w:r>
      <w:del w:id="28" w:author="Revision v4 to v5" w:date="2026-09-16T00:02:00Z">
        <w:r w:rsidR="0002162A">
          <w:rPr>
            <w:i/>
            <w:iCs/>
            <w:sz w:val="22"/>
            <w:szCs w:val="22"/>
          </w:rPr>
          <w:delText xml:space="preserve">machine learning </w:delText>
        </w:r>
      </w:del>
      <w:r>
        <w:rPr>
          <w:i/>
          <w:iCs/>
          <w:sz w:val="22"/>
          <w:szCs w:val="22"/>
        </w:rPr>
        <w:t xml:space="preserve">pipeline </w:t>
      </w:r>
      <w:del w:id="29" w:author="Revision v4 to v5" w:date="2026-09-16T00:02:00Z">
        <w:r w:rsidR="0002162A">
          <w:rPr>
            <w:i/>
            <w:iCs/>
            <w:sz w:val="22"/>
            <w:szCs w:val="22"/>
          </w:rPr>
          <w:delText>using Macro-F1 and statistical tests with Holm adjustment to ensure rigorous evaluation</w:delText>
        </w:r>
      </w:del>
      <w:ins w:id="30" w:author="Revision v4 to v5" w:date="2026-09-16T00:02:00Z">
        <w:r>
          <w:rPr>
            <w:i/>
            <w:iCs/>
            <w:sz w:val="22"/>
            <w:szCs w:val="22"/>
          </w:rPr>
          <w:t>that evaluates</w:t>
        </w:r>
      </w:ins>
      <w:r>
        <w:rPr>
          <w:i/>
          <w:iCs/>
          <w:sz w:val="22"/>
          <w:szCs w:val="22"/>
        </w:rPr>
        <w:t xml:space="preserve"> under extreme class imbalance </w:t>
      </w:r>
      <w:ins w:id="31" w:author="Revision v4 to v5" w:date="2026-09-16T00:02:00Z">
        <w:r>
          <w:rPr>
            <w:i/>
            <w:iCs/>
            <w:sz w:val="22"/>
            <w:szCs w:val="22"/>
          </w:rPr>
          <w:t xml:space="preserve">using Macro-F1 and a corrected resampled paired t-test with Holm adjustment </w:t>
        </w:r>
      </w:ins>
      <w:r>
        <w:rPr>
          <w:i/>
          <w:iCs/>
          <w:sz w:val="22"/>
          <w:szCs w:val="22"/>
        </w:rPr>
        <w:t>on a real-world bank dataset</w:t>
      </w:r>
      <w:del w:id="32" w:author="Revision v4 to v5" w:date="2026-09-16T00:02:00Z">
        <w:r w:rsidR="0002162A">
          <w:rPr>
            <w:i/>
            <w:iCs/>
            <w:sz w:val="22"/>
            <w:szCs w:val="22"/>
          </w:rPr>
          <w:delText xml:space="preserve">. </w:delText>
        </w:r>
        <w:r w:rsidR="0002162A">
          <w:rPr>
            <w:i/>
            <w:iCs/>
            <w:sz w:val="22"/>
            <w:szCs w:val="22"/>
          </w:rPr>
          <w:delText>Second</w:delText>
        </w:r>
        <w:r w:rsidR="0002162A">
          <w:rPr>
            <w:i/>
            <w:iCs/>
            <w:sz w:val="22"/>
            <w:szCs w:val="22"/>
          </w:rPr>
          <w:delText>,</w:delText>
        </w:r>
      </w:del>
      <w:ins w:id="33" w:author="Revision v4 to v5" w:date="2026-09-16T00:02:00Z">
        <w:r>
          <w:rPr>
            <w:i/>
            <w:iCs/>
            <w:sz w:val="22"/>
            <w:szCs w:val="22"/>
          </w:rPr>
          <w:t>; and</w:t>
        </w:r>
      </w:ins>
      <w:r>
        <w:rPr>
          <w:i/>
          <w:iCs/>
          <w:sz w:val="22"/>
          <w:szCs w:val="22"/>
        </w:rPr>
        <w:t xml:space="preserve"> we advance model governance by </w:t>
      </w:r>
      <w:ins w:id="34" w:author="Revision v4 to v5" w:date="2026-09-16T00:02:00Z">
        <w:r>
          <w:rPr>
            <w:i/>
            <w:iCs/>
            <w:sz w:val="22"/>
            <w:szCs w:val="22"/>
          </w:rPr>
          <w:t xml:space="preserve">showing </w:t>
        </w:r>
      </w:ins>
      <w:r>
        <w:rPr>
          <w:i/>
          <w:iCs/>
          <w:sz w:val="22"/>
          <w:szCs w:val="22"/>
        </w:rPr>
        <w:t xml:space="preserve">empirically </w:t>
      </w:r>
      <w:del w:id="35" w:author="Revision v4 to v5" w:date="2026-09-16T00:02:00Z">
        <w:r w:rsidR="0002162A">
          <w:rPr>
            <w:i/>
            <w:iCs/>
            <w:sz w:val="22"/>
            <w:szCs w:val="22"/>
          </w:rPr>
          <w:delText xml:space="preserve">proving the superior stability of </w:delText>
        </w:r>
      </w:del>
      <w:ins w:id="36" w:author="Revision v4 to v5" w:date="2026-09-16T00:02:00Z">
        <w:r>
          <w:rPr>
            <w:i/>
            <w:iCs/>
            <w:sz w:val="22"/>
            <w:szCs w:val="22"/>
          </w:rPr>
          <w:t xml:space="preserve">that </w:t>
        </w:r>
      </w:ins>
      <w:r>
        <w:rPr>
          <w:i/>
          <w:iCs/>
          <w:sz w:val="22"/>
          <w:szCs w:val="22"/>
        </w:rPr>
        <w:t xml:space="preserve">SHAP explanations </w:t>
      </w:r>
      <w:del w:id="37" w:author="Revision v4 to v5" w:date="2026-09-16T00:02:00Z">
        <w:r w:rsidR="0002162A">
          <w:rPr>
            <w:i/>
            <w:iCs/>
            <w:sz w:val="22"/>
            <w:szCs w:val="22"/>
          </w:rPr>
          <w:delText>over traditional</w:delText>
        </w:r>
      </w:del>
      <w:ins w:id="38" w:author="Revision v4 to v5" w:date="2026-09-16T00:02:00Z">
        <w:r>
          <w:rPr>
            <w:i/>
            <w:iCs/>
            <w:sz w:val="22"/>
            <w:szCs w:val="22"/>
          </w:rPr>
          <w:t>are more stable than</w:t>
        </w:r>
      </w:ins>
      <w:r>
        <w:rPr>
          <w:i/>
          <w:iCs/>
          <w:sz w:val="22"/>
          <w:szCs w:val="22"/>
        </w:rPr>
        <w:t xml:space="preserve"> Gain-based </w:t>
      </w:r>
      <w:del w:id="39" w:author="Revision v4 to v5" w:date="2026-09-16T00:02:00Z">
        <w:r w:rsidR="0002162A">
          <w:rPr>
            <w:i/>
            <w:iCs/>
            <w:sz w:val="22"/>
            <w:szCs w:val="22"/>
          </w:rPr>
          <w:delText>metrics</w:delText>
        </w:r>
        <w:r w:rsidR="0002162A">
          <w:rPr>
            <w:i/>
            <w:iCs/>
            <w:sz w:val="22"/>
            <w:szCs w:val="22"/>
          </w:rPr>
          <w:delText xml:space="preserve"> and </w:delText>
        </w:r>
      </w:del>
      <w:ins w:id="40" w:author="Revision v4 to v5" w:date="2026-09-16T00:02:00Z">
        <w:r>
          <w:rPr>
            <w:i/>
            <w:iCs/>
            <w:sz w:val="22"/>
            <w:szCs w:val="22"/>
          </w:rPr>
          <w:t xml:space="preserve">importance across both algorithms and imbalance treatments, and by </w:t>
        </w:r>
      </w:ins>
      <w:r>
        <w:rPr>
          <w:i/>
          <w:iCs/>
          <w:sz w:val="22"/>
          <w:szCs w:val="22"/>
        </w:rPr>
        <w:t xml:space="preserve">implementing </w:t>
      </w:r>
      <w:del w:id="41" w:author="Revision v4 to v5" w:date="2026-09-16T00:02:00Z">
        <w:r w:rsidR="0002162A">
          <w:rPr>
            <w:i/>
            <w:iCs/>
            <w:sz w:val="22"/>
            <w:szCs w:val="22"/>
          </w:rPr>
          <w:delText xml:space="preserve">systematic </w:delText>
        </w:r>
      </w:del>
      <w:r>
        <w:rPr>
          <w:i/>
          <w:iCs/>
          <w:sz w:val="22"/>
          <w:szCs w:val="22"/>
        </w:rPr>
        <w:t xml:space="preserve">validation protocols </w:t>
      </w:r>
      <w:del w:id="42" w:author="Revision v4 to v5" w:date="2026-09-16T00:02:00Z">
        <w:r w:rsidR="0002162A">
          <w:rPr>
            <w:i/>
            <w:iCs/>
            <w:sz w:val="22"/>
            <w:szCs w:val="22"/>
          </w:rPr>
          <w:delText>to eliminate critical</w:delText>
        </w:r>
      </w:del>
      <w:ins w:id="43" w:author="Revision v4 to v5" w:date="2026-09-16T00:02:00Z">
        <w:r>
          <w:rPr>
            <w:i/>
            <w:iCs/>
            <w:sz w:val="22"/>
            <w:szCs w:val="22"/>
          </w:rPr>
          <w:t>that close identified</w:t>
        </w:r>
      </w:ins>
      <w:r>
        <w:rPr>
          <w:i/>
          <w:iCs/>
          <w:sz w:val="22"/>
          <w:szCs w:val="22"/>
        </w:rPr>
        <w:t xml:space="preserve"> data</w:t>
      </w:r>
      <w:del w:id="44" w:author="Revision v4 to v5" w:date="2026-09-16T00:02:00Z">
        <w:r w:rsidR="0002162A">
          <w:rPr>
            <w:i/>
            <w:iCs/>
            <w:sz w:val="22"/>
            <w:szCs w:val="22"/>
          </w:rPr>
          <w:delText xml:space="preserve"> leakage</w:delText>
        </w:r>
      </w:del>
      <w:ins w:id="45" w:author="Revision v4 to v5" w:date="2026-09-16T00:02:00Z">
        <w:r>
          <w:rPr>
            <w:i/>
            <w:iCs/>
            <w:sz w:val="22"/>
            <w:szCs w:val="22"/>
          </w:rPr>
          <w:t>-leakage paths. All governance claims are conditional on the out-of-time validation this single-snapshot dataset cannot supply</w:t>
        </w:r>
      </w:ins>
      <w:r>
        <w:rPr>
          <w:i/>
          <w:iCs/>
          <w:sz w:val="22"/>
          <w:szCs w:val="22"/>
        </w:rPr>
        <w:t>.</w:t>
      </w:r>
    </w:p>
    <w:p w14:paraId="51F1F068" w14:textId="77777777" w:rsidR="00BE0011" w:rsidRDefault="004C25F4">
      <w:pPr>
        <w:spacing w:after="300"/>
      </w:pPr>
      <w:r>
        <w:rPr>
          <w:b/>
          <w:bCs/>
          <w:sz w:val="22"/>
          <w:szCs w:val="22"/>
        </w:rPr>
        <w:lastRenderedPageBreak/>
        <w:t>Keywords: credit risk classification; class imbalance; explainable AI; model governance; Vietnam</w:t>
      </w:r>
    </w:p>
    <w:p w14:paraId="49A0A384" w14:textId="77777777" w:rsidR="00BE0011" w:rsidRDefault="004C25F4">
      <w:pPr>
        <w:pStyle w:val="1SEBLH2"/>
      </w:pPr>
      <w:r>
        <w:t>Introduction</w:t>
      </w:r>
    </w:p>
    <w:p w14:paraId="32ADE1B6" w14:textId="77777777" w:rsidR="00BE0011" w:rsidRDefault="004C25F4">
      <w:pPr>
        <w:spacing w:after="200" w:line="360" w:lineRule="auto"/>
        <w:ind w:firstLine="400"/>
      </w:pPr>
      <w:r>
        <w:rPr>
          <w:sz w:val="24"/>
          <w:szCs w:val="24"/>
        </w:rPr>
        <w:t>A growing private sector needs reliable access to bank credit at a fair, risk-appropriate cost, and reliable access depends on banks being able to classify credit risk soundly. Every commercial bank allocates credit through an internal risk-classification process, and the quality of that process determines how much credit reaches productive private borrowers, how consistently problem loans are identified, and how resilient the banking system remains through the credit cycle. Weak or opaque credit risk assessment can restrict the flow of credit to bankable private borrowers because risk cannot be priced with confidence, or it can allow risk to accumulate unrecognized until it surfaces as non-performing loans (NPLs) that force banks to retrench lending precisely when the private sector needs it most.</w:t>
      </w:r>
    </w:p>
    <w:p w14:paraId="7291DC3F" w14:textId="77777777" w:rsidR="00BE0011" w:rsidRDefault="004C25F4">
      <w:pPr>
        <w:spacing w:after="200" w:line="360" w:lineRule="auto"/>
        <w:ind w:firstLine="400"/>
      </w:pPr>
      <w:r>
        <w:rPr>
          <w:sz w:val="24"/>
          <w:szCs w:val="24"/>
        </w:rPr>
        <w:t>In Vietnam, the classification of loans into risk-ordered debt groups is not a purely internal modelling choice; it is a regulatory obligation. Under the asset-classification framework currently in force — Circular No. 31/2024/TT-NHNN, as amended by Circular No. 37/2025/TT-NHNN and consolidated in Document No. 27/VBHN-NHNN dated 21 November 2025 — commercial banks, non-bank credit institutions, and foreign bank branches must classify each loan into one of five debt groups of increasing risk, with groups 3–5 constituting non-performing debt. This classification underpins provisioning, portfolio monitoring, and, ultimately, the volume and cost of credit a bank is willing and able to extend to private borrowers. A bank that can classify the current risk of its portfolio more accurately and more consistently — with less dependence on any single officer's judgment—is a bank that can govern its credit portfolio more soundly and support private-sector growth more confidently.</w:t>
      </w:r>
    </w:p>
    <w:p w14:paraId="60BB57B1" w14:textId="77777777" w:rsidR="00BE0011" w:rsidRDefault="004C25F4">
      <w:pPr>
        <w:spacing w:after="200" w:line="360" w:lineRule="auto"/>
        <w:ind w:firstLine="400"/>
      </w:pPr>
      <w:r>
        <w:rPr>
          <w:sz w:val="24"/>
          <w:szCs w:val="24"/>
        </w:rPr>
        <w:t xml:space="preserve">Machine learning offers a way to strengthen this classification process, but it also raises a governance concern that is directly relevant to a “sustainable governance” agenda: models that are accurate but opaque, or that unintentionally learn the labeling rule itself rather than genuine predictive signal, are unsuitable for a regulated, accountable credit process. Good governance of an AI-based credit model therefore requires three things simultaneously: predictive performance that is fairly measured under severe class imbalance; a feature set that is efficient and auditable rather than needlessly large; and an explanation of </w:t>
      </w:r>
      <w:r>
        <w:rPr>
          <w:i/>
          <w:iCs/>
          <w:sz w:val="24"/>
          <w:szCs w:val="24"/>
        </w:rPr>
        <w:t>why</w:t>
      </w:r>
      <w:r>
        <w:rPr>
          <w:sz w:val="24"/>
          <w:szCs w:val="24"/>
        </w:rPr>
        <w:t xml:space="preserve"> the model classifies a given loan as it does.</w:t>
      </w:r>
    </w:p>
    <w:p w14:paraId="0E20166B" w14:textId="0F10060B" w:rsidR="00BE0011" w:rsidRDefault="004C25F4">
      <w:pPr>
        <w:spacing w:after="200" w:line="360" w:lineRule="auto"/>
        <w:ind w:firstLine="400"/>
      </w:pPr>
      <w:r>
        <w:rPr>
          <w:sz w:val="24"/>
          <w:szCs w:val="24"/>
        </w:rPr>
        <w:lastRenderedPageBreak/>
        <w:t xml:space="preserve">This paper addresses these three requirements using a real dataset of 27,001 loan contracts from a Vietnamese commercial bank (Data_credit_rating_VN.xlsx), covering the debt-group target NHOMNOMOI (groups 1–5) and 21 raw variables describing the loan, the borrower, and the branch. Building on a broader ongoing thesis-level research programme on AI applications in credit rating, this paper isolates and reports the full pipeline and results obtained on this single dataset, reframed around the following </w:t>
      </w:r>
      <w:del w:id="46" w:author="Revision v4 to v5" w:date="2026-09-16T00:02:00Z">
        <w:r w:rsidR="0002162A">
          <w:rPr>
            <w:sz w:val="24"/>
            <w:szCs w:val="24"/>
          </w:rPr>
          <w:delText>four</w:delText>
        </w:r>
      </w:del>
      <w:ins w:id="47" w:author="Revision v4 to v5" w:date="2026-09-16T00:02:00Z">
        <w:r>
          <w:rPr>
            <w:sz w:val="24"/>
            <w:szCs w:val="24"/>
          </w:rPr>
          <w:t>three</w:t>
        </w:r>
      </w:ins>
      <w:r>
        <w:rPr>
          <w:sz w:val="24"/>
          <w:szCs w:val="24"/>
        </w:rPr>
        <w:t xml:space="preserve"> questions, chosen for their direct relevance to credit governance and private-sector financing:</w:t>
      </w:r>
    </w:p>
    <w:p w14:paraId="0008B6AE" w14:textId="74C48DE5" w:rsidR="00BE0011" w:rsidRDefault="004C25F4">
      <w:pPr>
        <w:spacing w:after="200" w:line="360" w:lineRule="auto"/>
      </w:pPr>
      <w:r w:rsidRPr="004509CC">
        <w:rPr>
          <w:b/>
          <w:bCs/>
          <w:sz w:val="24"/>
          <w:szCs w:val="24"/>
        </w:rPr>
        <w:t>RQ1</w:t>
      </w:r>
      <w:r>
        <w:rPr>
          <w:sz w:val="24"/>
          <w:rPrChange w:id="48" w:author="Revision v4 to v5" w:date="2026-09-16T00:02:00Z">
            <w:rPr>
              <w:b/>
              <w:sz w:val="24"/>
            </w:rPr>
          </w:rPrChange>
        </w:rPr>
        <w:t>.</w:t>
      </w:r>
      <w:r>
        <w:rPr>
          <w:sz w:val="24"/>
          <w:szCs w:val="24"/>
        </w:rPr>
        <w:t xml:space="preserve"> How do standard machine-learning classifiers compare on a multi-class, severely imbalanced debt-group classification task, </w:t>
      </w:r>
      <w:del w:id="49" w:author="Revision v4 to v5" w:date="2026-09-16T00:02:00Z">
        <w:r w:rsidR="0002162A">
          <w:rPr>
            <w:sz w:val="24"/>
            <w:szCs w:val="24"/>
          </w:rPr>
          <w:delText>using</w:delText>
        </w:r>
      </w:del>
      <w:ins w:id="50" w:author="Revision v4 to v5" w:date="2026-09-16T00:02:00Z">
        <w:r>
          <w:rPr>
            <w:sz w:val="24"/>
            <w:szCs w:val="24"/>
          </w:rPr>
          <w:t>and how far does the ranking depend on the imbalance treatment applied, under</w:t>
        </w:r>
      </w:ins>
      <w:r>
        <w:rPr>
          <w:sz w:val="24"/>
          <w:szCs w:val="24"/>
        </w:rPr>
        <w:t xml:space="preserve"> imbalance-aware evaluation metrics?</w:t>
      </w:r>
    </w:p>
    <w:p w14:paraId="6954E057" w14:textId="77777777" w:rsidR="00BE0011" w:rsidRDefault="004C25F4">
      <w:pPr>
        <w:spacing w:after="200" w:line="360" w:lineRule="auto"/>
      </w:pPr>
      <w:r>
        <w:rPr>
          <w:b/>
          <w:bCs/>
          <w:sz w:val="24"/>
          <w:szCs w:val="24"/>
        </w:rPr>
        <w:t>RQ2.</w:t>
      </w:r>
      <w:r>
        <w:rPr>
          <w:sz w:val="24"/>
          <w:szCs w:val="24"/>
        </w:rPr>
        <w:t xml:space="preserve"> Does adding more features always improve out-of-sample performance, or can a smaller, cheaper-to-maintain feature set retain (near-)full performance?</w:t>
      </w:r>
    </w:p>
    <w:p w14:paraId="782F4D1C" w14:textId="77777777" w:rsidR="00BE0011" w:rsidRDefault="004C25F4">
      <w:pPr>
        <w:spacing w:after="200" w:line="360" w:lineRule="auto"/>
      </w:pPr>
      <w:r>
        <w:rPr>
          <w:b/>
          <w:bCs/>
          <w:sz w:val="24"/>
          <w:szCs w:val="24"/>
        </w:rPr>
        <w:t>RQ3.</w:t>
      </w:r>
      <w:r>
        <w:rPr>
          <w:sz w:val="24"/>
          <w:szCs w:val="24"/>
        </w:rPr>
        <w:t xml:space="preserve"> Which business-defined groups of information (loan tenure, product/purpose, balance/utilization, branch, demographics, pricing) drive predictive performance, and is this conclusion stable across two different importance measures (Gain and SHAP)?</w:t>
      </w:r>
    </w:p>
    <w:p w14:paraId="37502FD1" w14:textId="77777777" w:rsidR="00BE0011" w:rsidRDefault="004C25F4">
      <w:pPr>
        <w:spacing w:after="200" w:line="360" w:lineRule="auto"/>
        <w:ind w:firstLine="400"/>
      </w:pPr>
      <w:r>
        <w:rPr>
          <w:sz w:val="24"/>
          <w:szCs w:val="24"/>
        </w:rPr>
        <w:t>The remainder of the paper is organized as follows. Section 2 reviews the credit-scoring literature and the Vietnamese legal context. Section 3 describes the data, the preprocessing and leakage-control pipeline, the engineered features, and the modeling and evaluation design. Section 4 reports the empirical results and discusses their implications for sustainable credit governance and private-sector financing. Section 5 concludes and states the limitations of the study.</w:t>
      </w:r>
    </w:p>
    <w:p w14:paraId="1A472EF5" w14:textId="77777777" w:rsidR="00BE0011" w:rsidRDefault="004C25F4">
      <w:pPr>
        <w:pStyle w:val="1SEBLH2"/>
      </w:pPr>
      <w:r>
        <w:t>Literature Review</w:t>
      </w:r>
    </w:p>
    <w:p w14:paraId="37E1322A" w14:textId="77777777" w:rsidR="00BE0011" w:rsidRDefault="004C25F4">
      <w:pPr>
        <w:pStyle w:val="2SEBLH3"/>
      </w:pPr>
      <w:r>
        <w:t>2.1 From statistical scoring to machine learning</w:t>
      </w:r>
    </w:p>
    <w:p w14:paraId="554E41D5" w14:textId="77777777" w:rsidR="00BE0011" w:rsidRDefault="004C25F4">
      <w:pPr>
        <w:spacing w:after="200" w:line="360" w:lineRule="auto"/>
        <w:ind w:firstLine="400"/>
      </w:pPr>
      <w:r>
        <w:rPr>
          <w:sz w:val="24"/>
          <w:szCs w:val="24"/>
        </w:rPr>
        <w:t xml:space="preserve">Credit scoring has a long statistical tradition. Altman (1968) introduced the multivariate discriminant Z-score on a matched sample of 66 U.S. manufacturing firms, reporting about 95% correct classification one year before bankruptcy — a result obtained on a small, artificially balanced sample and therefore not directly transferable as an accuracy benchmark to a modern, imbalanced retail-banking dataset. Ohlson (1980) moved the field toward probabilistic prediction with a logit model estimated on a much larger and more realistic sample (105 bankrupt vs. 2,058 non-bankrupt firms). In consumer credit, Hand and Henley </w:t>
      </w:r>
      <w:r>
        <w:rPr>
          <w:sz w:val="24"/>
          <w:szCs w:val="24"/>
        </w:rPr>
        <w:lastRenderedPageBreak/>
        <w:t>(1997) and Thomas (2000) systematized the statistical foundations of credit and behavioural scoring; logistic regression became — and remains — the industry baseline because of its transparent, additive log-odds structure (Hosmer, Lemeshow, &amp; Sturdivant, 2013).</w:t>
      </w:r>
    </w:p>
    <w:p w14:paraId="36407AA5" w14:textId="77777777" w:rsidR="00BE0011" w:rsidRDefault="004C25F4">
      <w:pPr>
        <w:spacing w:after="200" w:line="360" w:lineRule="auto"/>
        <w:ind w:firstLine="400"/>
      </w:pPr>
      <w:r>
        <w:rPr>
          <w:sz w:val="24"/>
          <w:szCs w:val="24"/>
        </w:rPr>
        <w:t>The 2000s and 2010s extended the toolkit substantially. Random Forest (Breiman, 2001) reduces variance relative to a single decision tree (Quinlan, 1986) by averaging over bootstrap-sampled, decorrelated trees. Gradient Boosting (Friedman, 2001) fits an additive sequence of weak learners to residual error. XGBoost (Chen &amp; Guestrin, 2016), LightGBM (Ke et al., 2017) and CatBoost (Prokhorenkova, Gusev, Vorobev, Dorogush, &amp; Gulin, 2018) are, respectively, a regularised and scalable boosting framework, a histogram/leaf-wise boosting framework optimised for large, high-dimensional tabular data, and a boosting framework with native handling of categorical features. Large-scale benchmarking studies caution against assuming any one family is uniformly best: Baesens et al. (2003) found that non-linear classifiers did not dominate logistic regression consistently across eight European and U.S. credit datasets, while Lessmann, Baesens, Seow, and Thomas (2015), updating that benchmark on 41 classifiers and 8 datasets, found that many classifiers outperform logistic regression and that heterogeneous ensembles perform well on average, but that rankings vary by dataset and metric. Brown and Mues (2012) show, across five real credit datasets under class ratios pushed from 70/30 to an extreme 99/1, that the best-performing algorithm changes with the degree of imbalance, with Random Forest performing best at the most extreme imbalance level they test.</w:t>
      </w:r>
    </w:p>
    <w:p w14:paraId="62ADE5DB" w14:textId="77777777" w:rsidR="00BE0011" w:rsidRDefault="004C25F4">
      <w:pPr>
        <w:pStyle w:val="2SEBLH3"/>
      </w:pPr>
      <w:r>
        <w:t>2.2 Class imbalance, evaluation and explainability</w:t>
      </w:r>
    </w:p>
    <w:p w14:paraId="4457DB33" w14:textId="77777777" w:rsidR="00BE0011" w:rsidRDefault="004C25F4">
      <w:pPr>
        <w:spacing w:after="200" w:line="360" w:lineRule="auto"/>
        <w:ind w:firstLine="400"/>
      </w:pPr>
      <w:r>
        <w:rPr>
          <w:sz w:val="24"/>
          <w:szCs w:val="24"/>
        </w:rPr>
        <w:t xml:space="preserve">Credit datasets are structurally imbalanced: good loans vastly outnumber bad ones. Under such imbalance, Accuracy is a misleading headline metric because a trivial “always predict good” classifier can score deceptively well; Macro-F1, which averages F1 across classes without weighting by class frequency, is a more informative primary metric because it penalizes poor detection of rare, high-risk classes (Brown &amp; Mues, 2012). The Synthetic Minority Over-sampling Technique (SMOTE) (Chawla, Bowyer, Hall, &amp; Kegelmeyer, 2002) is a widely used resampling method to counteract imbalance, but it must be fitted only within the training partition to avoid leaking synthetic-neighbour information into the evaluation set. Beyond raw predictive performance, credit-risk models used in a regulated setting must also be explainable. SHAP (SHapley Additive exPlanations), grounded in cooperative game theory, attributes each prediction additively to its input features at both the individual and the </w:t>
      </w:r>
      <w:r>
        <w:rPr>
          <w:sz w:val="24"/>
          <w:szCs w:val="24"/>
        </w:rPr>
        <w:lastRenderedPageBreak/>
        <w:t>aggregate level (Lundberg &amp; Lee, 2017), and is increasingly treated as a governance tool rather than a purely technical add-on, precisely because it lets a bank show, feature by feature, why a given loan was scored as it was.</w:t>
      </w:r>
    </w:p>
    <w:p w14:paraId="798108CB" w14:textId="77777777" w:rsidR="00BE0011" w:rsidRDefault="004C25F4">
      <w:pPr>
        <w:spacing w:after="200" w:line="360" w:lineRule="auto"/>
        <w:ind w:firstLine="400"/>
      </w:pPr>
      <w:r>
        <w:rPr>
          <w:sz w:val="24"/>
          <w:szCs w:val="24"/>
        </w:rPr>
        <w:t>A complementary, older but still standard tool for feature screening in credit scoring is the Weight of Evidence / Information Value (WOE/IV) framework (Siddiqi, 2006), which quantifies how well a single variable separates “good” from “bad” outcomes before any model is fitted, using conventional thresholds (IV &lt; 0.02 “useless,” 0.02–0.1 “weak,” 0.1–0.3 “medium,” 0.3–0.5 “strong,” 0.5–1.0 “very strong,” and &gt; 1.0 flagged as “suspiciously high,” a common heuristic trigger to check for data leakage). This last threshold matters for governance: an unusually high IV is not proof of leakage, but it is a signal that a variable's availability at scoring time must be verified before the variable is used — a discipline this paper applies explicitly in Section 3.</w:t>
      </w:r>
    </w:p>
    <w:p w14:paraId="663B48B5" w14:textId="77777777" w:rsidR="00BE0011" w:rsidRDefault="004C25F4">
      <w:pPr>
        <w:pStyle w:val="2SEBLH3"/>
      </w:pPr>
      <w:r>
        <w:t>2.3 Legal and institutional context in Vietnam, and its alignment with this dataset's timing</w:t>
      </w:r>
    </w:p>
    <w:p w14:paraId="0B61366D" w14:textId="77777777" w:rsidR="00BE0011" w:rsidRDefault="004C25F4">
      <w:pPr>
        <w:spacing w:after="200" w:line="360" w:lineRule="auto"/>
        <w:ind w:firstLine="400"/>
      </w:pPr>
      <w:r>
        <w:rPr>
          <w:sz w:val="24"/>
          <w:szCs w:val="24"/>
        </w:rPr>
        <w:t>The target variable used in this paper is not an arbitrary research construct: it is the debt group assigned to each loan under Vietnam's binding regulatory framework for asset classification, which has been revised several times. Decision No. 493/2005/QĐ-NHNN (as amended by Decision No. 18/2007/QĐ-NHNN) first codified the five-group debt-classification structure retained in every subsequent version. Circular No. 02/2013/TT-NHNN (as amended by Circular No. 09/2014/TT-NHNN) replaced Decision 493; Circular No. 11/2021/TT-NHNN, effective 1 October 2021, then replaced Circular 02/2013; and Circular No. 31/2024/TT-NHNN, effective 1 July 2024 and further amended by Circular No. 37/2025/TT-NHNN (consolidated in Document No. 27/VBHN-NHNN, 21 November 2025), is the framework currently in force. Across all versions, assets are classified into five debt groups of increasing risk, with groups 3, 4 and 5 constituting non-performing debt. In parallel, the National Credit Information Center of Vietnam (CIC), operating under Circular No. 15/2023/TT-NHNN, aggregates cross-institution credit-history information used in classification and monitoring.</w:t>
      </w:r>
    </w:p>
    <w:p w14:paraId="2B71B1F1" w14:textId="77777777" w:rsidR="00BE0011" w:rsidRDefault="004C25F4">
      <w:pPr>
        <w:spacing w:after="200" w:line="360" w:lineRule="auto"/>
        <w:ind w:firstLine="400"/>
      </w:pPr>
      <w:r>
        <w:rPr>
          <w:sz w:val="24"/>
          <w:szCs w:val="24"/>
        </w:rPr>
        <w:t xml:space="preserve">The dataset does not record its classification date, so the operative circular cannot be established from the file alone. A snapshot before 1 October 2021 may fall under Circular No. 02/2013/TT-NHNN; a later snapshot may fall under Circular No. 11/2021/TT-NHNN. The narrower claim is that NHOMNOMOI appears to operationalize Vietnam's long-standing five-group regulatory structure, while the exact legal instrument and bank-internal assignment </w:t>
      </w:r>
      <w:r>
        <w:rPr>
          <w:sz w:val="24"/>
          <w:szCs w:val="24"/>
        </w:rPr>
        <w:lastRenderedPageBreak/>
        <w:t>rules remain unverified. Circular No. 31/2024/TT-NHNN is cited only for the framework currently in force.</w:t>
      </w:r>
    </w:p>
    <w:p w14:paraId="43C422D2" w14:textId="77777777" w:rsidR="00BE0011" w:rsidRDefault="004C25F4">
      <w:pPr>
        <w:pStyle w:val="2SEBLH3"/>
      </w:pPr>
      <w:r>
        <w:t>2.4 Prior machine-learning credit-scoring work in Vietnam</w:t>
      </w:r>
    </w:p>
    <w:p w14:paraId="5678BBF0" w14:textId="77777777" w:rsidR="00BE0011" w:rsidRDefault="004C25F4">
      <w:pPr>
        <w:spacing w:after="200" w:line="360" w:lineRule="auto"/>
        <w:ind w:firstLine="400"/>
        <w:rPr>
          <w:sz w:val="24"/>
          <w:szCs w:val="24"/>
        </w:rPr>
      </w:pPr>
      <w:r>
        <w:rPr>
          <w:sz w:val="24"/>
          <w:szCs w:val="24"/>
        </w:rPr>
        <w:t>Several recent studies have applied machine learning to credit risk at Vietnamese commercial banks. Dang and Nguyen (2020) built an early credit-scoring pipeline for a Vietnamese bank; Tran and Nguyen Vuong (2025) developed a credit-scoring model for individual Vietnamese bank customers, comparing Logistic Regression, k-nearest neighbors, Decision Tree, Random Forest, LightGBM and SVM; Nguyen and Ngo (2025) compared four boosting algorithms (AdaBoost, XGBoost, LightGBM, CatBoost) for personal default prediction on a pooled dataset of 7,542 customers from Vietnamese commercial banks and financial institutions (2014–2022); and, closest in subject to the present paper, Nguyen, Trinh, Phuong, and Ly (2024) built an early-warning system for debt-group migration at one Vietnamese commercial bank, comparing Logistic Regression, SVM, Decision Tree and Random Forest and reporting up to 81.84% Accuracy for a Random Forest model predicting overdue-debt migration.</w:t>
      </w:r>
    </w:p>
    <w:p w14:paraId="7439E804" w14:textId="33847B8A" w:rsidR="00BE0011" w:rsidRDefault="004C25F4">
      <w:pPr>
        <w:pStyle w:val="2SEBLH3"/>
      </w:pPr>
      <w:r>
        <w:t>2.5</w:t>
      </w:r>
      <w:del w:id="51" w:author="Revision v4 to v5" w:date="2026-09-16T00:02:00Z">
        <w:r w:rsidR="0002162A">
          <w:delText xml:space="preserve">. </w:delText>
        </w:r>
      </w:del>
      <w:r>
        <w:t xml:space="preserve"> The research gaps</w:t>
      </w:r>
    </w:p>
    <w:p w14:paraId="0ED9DEFA" w14:textId="77777777" w:rsidR="00BE0011" w:rsidRDefault="00BE0011">
      <w:pPr>
        <w:pStyle w:val="FootnoteText"/>
        <w:rPr>
          <w:b/>
          <w:bCs/>
          <w:i/>
          <w:iCs/>
          <w:sz w:val="24"/>
          <w:szCs w:val="24"/>
        </w:rPr>
      </w:pPr>
    </w:p>
    <w:p w14:paraId="70CEC45F" w14:textId="77777777" w:rsidR="00BE0011" w:rsidRDefault="004C25F4">
      <w:pPr>
        <w:spacing w:after="200" w:line="360" w:lineRule="auto"/>
        <w:ind w:firstLine="400"/>
      </w:pPr>
      <w:r>
        <w:rPr>
          <w:sz w:val="24"/>
          <w:szCs w:val="24"/>
        </w:rPr>
        <w:t xml:space="preserve">The above studies indicate that machine learning is an active, competitive area of Vietnamese banking research and that ensemble/boosting methods are strong candidates in this setting, but there are three gaps that motivate the present paper's design. First, model comparisons are typically reported using Accuracy as the headline metric — including the 81.84% figure above — without a class-imbalance-robust primary metric such as Macro-F1; Section 4.1 of this paper shows directly, on this same category of data, how misleading Accuracy can be under severe imbalance (CatBoost's Accuracy and Macro-F1 diverge sharply). Second, none of these studies checks whether its feature-importance conclusions are stable across more than one algorithm or more than one importance measure; Section 4.3 shows that Gain-based importance computed from two different tree-boosting libraries on the same Vietnamese dataset can disagree sharply with each other, </w:t>
      </w:r>
      <w:ins w:id="52" w:author="Revision v4 to v5" w:date="2026-09-16T00:02:00Z">
        <w:r>
          <w:rPr>
            <w:sz w:val="24"/>
            <w:szCs w:val="24"/>
          </w:rPr>
          <w:t xml:space="preserve">and disagree again when the imbalance treatment changes, </w:t>
        </w:r>
      </w:ins>
      <w:r>
        <w:rPr>
          <w:sz w:val="24"/>
          <w:szCs w:val="24"/>
        </w:rPr>
        <w:t>a methodological caution directly relevant to any single-model importance analysis in this literature. Third, none reports an explicit leakage diagnostic for a dominant predictor, an ablation study, or a check of sensitivity to an arbitrary modelling convention such as a reference date — verification steps this paper treats as a governance requirement (Section 4.6) rather than an optional robustness check. The present paper's contribution is accordingly not one more machine-learning model for a Vietnamese bank, but a demonstration of a verification-first methodology — cross-model importance triangulation, a leakage ablation, a reference-date sensitivity check, and imbalance-metric discipline with a properly specified statistical test — that this literature has not yet applied together, and that this paper argues should be a governance baseline before a model of this kind informs credit decisions affecting private-sector borrowers.</w:t>
      </w:r>
    </w:p>
    <w:p w14:paraId="475056B7" w14:textId="77777777" w:rsidR="00BE0011" w:rsidRDefault="004C25F4">
      <w:pPr>
        <w:pStyle w:val="1SEBLH2"/>
      </w:pPr>
      <w:r>
        <w:t>Methodology</w:t>
      </w:r>
    </w:p>
    <w:p w14:paraId="701B7B07" w14:textId="77777777" w:rsidR="00BE0011" w:rsidRDefault="004C25F4">
      <w:pPr>
        <w:pStyle w:val="2SEBLH3"/>
      </w:pPr>
      <w:r>
        <w:t>3.1 Dataset</w:t>
      </w:r>
    </w:p>
    <w:p w14:paraId="694B9F7F" w14:textId="7C843804" w:rsidR="00BE0011" w:rsidRDefault="004C25F4">
      <w:pPr>
        <w:spacing w:after="200" w:line="360" w:lineRule="auto"/>
        <w:ind w:firstLine="400"/>
      </w:pPr>
      <w:r>
        <w:rPr>
          <w:sz w:val="24"/>
          <w:szCs w:val="24"/>
        </w:rPr>
        <w:t>The dataset (</w:t>
      </w:r>
      <w:r>
        <w:rPr>
          <w:sz w:val="24"/>
          <w:rPrChange w:id="53" w:author="Revision v4 to v5" w:date="2026-09-16T00:02:00Z">
            <w:rPr>
              <w:i/>
              <w:sz w:val="24"/>
            </w:rPr>
          </w:rPrChange>
        </w:rPr>
        <w:t>Data_credit_rating_VN</w:t>
      </w:r>
      <w:r>
        <w:rPr>
          <w:sz w:val="24"/>
          <w:szCs w:val="24"/>
        </w:rPr>
        <w:t xml:space="preserve">, </w:t>
      </w:r>
      <w:del w:id="54" w:author="Revision v4 to v5" w:date="2026-09-16T00:02:00Z">
        <w:r w:rsidR="0002162A">
          <w:rPr>
            <w:sz w:val="24"/>
            <w:szCs w:val="24"/>
          </w:rPr>
          <w:delText>shorten by</w:delText>
        </w:r>
      </w:del>
      <w:ins w:id="55" w:author="Revision v4 to v5" w:date="2026-09-16T00:02:00Z">
        <w:r>
          <w:rPr>
            <w:sz w:val="24"/>
            <w:szCs w:val="24"/>
          </w:rPr>
          <w:t>shortened to</w:t>
        </w:r>
      </w:ins>
      <w:r>
        <w:rPr>
          <w:sz w:val="24"/>
          <w:szCs w:val="24"/>
        </w:rPr>
        <w:t xml:space="preserve"> Dataset A) contains 27,001 loan contracts from a Vietnamese commercial bank and 21 raw variables, with no missing values in the target variable NHOMNOMOI (debt group, 1–5), which is defined per the classification framework described in Section 2.3. Table 1 reports the class distribution together with the stratified 80/20 train/test split (random_state = 42) used throughout.</w:t>
      </w:r>
    </w:p>
    <w:p w14:paraId="1532B0F8" w14:textId="77777777" w:rsidR="00BE0011" w:rsidRDefault="004C25F4">
      <w:pPr>
        <w:spacing w:before="160" w:after="120" w:line="276" w:lineRule="auto"/>
        <w:jc w:val="center"/>
      </w:pPr>
      <w:r>
        <w:rPr>
          <w:b/>
          <w:bCs/>
          <w:sz w:val="22"/>
          <w:szCs w:val="22"/>
        </w:rPr>
        <w:t xml:space="preserve">Table 1. </w:t>
      </w:r>
      <w:r>
        <w:rPr>
          <w:sz w:val="22"/>
          <w:szCs w:val="22"/>
        </w:rPr>
        <w:t>Debt-group distribution in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1600"/>
        <w:gridCol w:w="1472"/>
      </w:tblGrid>
      <w:tr w:rsidR="00BE0011" w14:paraId="3EAA5D86" w14:textId="77777777">
        <w:trPr>
          <w:tblHeader/>
        </w:trPr>
        <w:tc>
          <w:tcPr>
            <w:tcW w:w="2400" w:type="dxa"/>
            <w:shd w:val="clear" w:color="auto" w:fill="D9D9D9"/>
            <w:tcMar>
              <w:top w:w="60" w:type="dxa"/>
              <w:left w:w="90" w:type="dxa"/>
              <w:bottom w:w="60" w:type="dxa"/>
              <w:right w:w="90" w:type="dxa"/>
            </w:tcMar>
            <w:vAlign w:val="center"/>
          </w:tcPr>
          <w:p w14:paraId="54BBC7CD" w14:textId="77777777" w:rsidR="00BE0011" w:rsidRDefault="004C25F4">
            <w:pPr>
              <w:spacing w:line="264" w:lineRule="auto"/>
            </w:pPr>
            <w:r>
              <w:rPr>
                <w:b/>
                <w:bCs/>
              </w:rPr>
              <w:t>Group</w:t>
            </w:r>
          </w:p>
        </w:tc>
        <w:tc>
          <w:tcPr>
            <w:tcW w:w="1900" w:type="dxa"/>
            <w:shd w:val="clear" w:color="auto" w:fill="D9D9D9"/>
            <w:tcMar>
              <w:top w:w="60" w:type="dxa"/>
              <w:left w:w="90" w:type="dxa"/>
              <w:bottom w:w="60" w:type="dxa"/>
              <w:right w:w="90" w:type="dxa"/>
            </w:tcMar>
            <w:vAlign w:val="center"/>
          </w:tcPr>
          <w:p w14:paraId="42ECD5AB" w14:textId="77777777" w:rsidR="00BE0011" w:rsidRDefault="004C25F4">
            <w:pPr>
              <w:spacing w:line="264" w:lineRule="auto"/>
              <w:jc w:val="center"/>
            </w:pPr>
            <w:r>
              <w:rPr>
                <w:b/>
                <w:bCs/>
              </w:rPr>
              <w:t>Total</w:t>
            </w:r>
          </w:p>
        </w:tc>
        <w:tc>
          <w:tcPr>
            <w:tcW w:w="1700" w:type="dxa"/>
            <w:shd w:val="clear" w:color="auto" w:fill="D9D9D9"/>
            <w:tcMar>
              <w:top w:w="60" w:type="dxa"/>
              <w:left w:w="90" w:type="dxa"/>
              <w:bottom w:w="60" w:type="dxa"/>
              <w:right w:w="90" w:type="dxa"/>
            </w:tcMar>
            <w:vAlign w:val="center"/>
          </w:tcPr>
          <w:p w14:paraId="12CDE4EE" w14:textId="77777777" w:rsidR="00BE0011" w:rsidRDefault="004C25F4">
            <w:pPr>
              <w:spacing w:line="264" w:lineRule="auto"/>
              <w:jc w:val="center"/>
            </w:pPr>
            <w:r>
              <w:rPr>
                <w:b/>
                <w:bCs/>
              </w:rPr>
              <w:t>Share (%)</w:t>
            </w:r>
          </w:p>
        </w:tc>
        <w:tc>
          <w:tcPr>
            <w:tcW w:w="1600" w:type="dxa"/>
            <w:shd w:val="clear" w:color="auto" w:fill="D9D9D9"/>
            <w:tcMar>
              <w:top w:w="60" w:type="dxa"/>
              <w:left w:w="90" w:type="dxa"/>
              <w:bottom w:w="60" w:type="dxa"/>
              <w:right w:w="90" w:type="dxa"/>
            </w:tcMar>
            <w:vAlign w:val="center"/>
          </w:tcPr>
          <w:p w14:paraId="7FD42FD6" w14:textId="77777777" w:rsidR="00BE0011" w:rsidRDefault="004C25F4">
            <w:pPr>
              <w:spacing w:line="264" w:lineRule="auto"/>
              <w:jc w:val="center"/>
            </w:pPr>
            <w:r>
              <w:rPr>
                <w:b/>
                <w:bCs/>
              </w:rPr>
              <w:t>Train</w:t>
            </w:r>
          </w:p>
        </w:tc>
        <w:tc>
          <w:tcPr>
            <w:tcW w:w="1472" w:type="dxa"/>
            <w:shd w:val="clear" w:color="auto" w:fill="D9D9D9"/>
            <w:tcMar>
              <w:top w:w="60" w:type="dxa"/>
              <w:left w:w="90" w:type="dxa"/>
              <w:bottom w:w="60" w:type="dxa"/>
              <w:right w:w="90" w:type="dxa"/>
            </w:tcMar>
            <w:vAlign w:val="center"/>
          </w:tcPr>
          <w:p w14:paraId="0A3C197C" w14:textId="77777777" w:rsidR="00BE0011" w:rsidRDefault="004C25F4">
            <w:pPr>
              <w:spacing w:line="264" w:lineRule="auto"/>
              <w:jc w:val="center"/>
            </w:pPr>
            <w:r>
              <w:rPr>
                <w:b/>
                <w:bCs/>
              </w:rPr>
              <w:t>Test</w:t>
            </w:r>
          </w:p>
        </w:tc>
      </w:tr>
      <w:tr w:rsidR="00BE0011" w14:paraId="15110A56" w14:textId="77777777">
        <w:tc>
          <w:tcPr>
            <w:tcW w:w="2400" w:type="dxa"/>
            <w:tcMar>
              <w:top w:w="60" w:type="dxa"/>
              <w:left w:w="90" w:type="dxa"/>
              <w:bottom w:w="60" w:type="dxa"/>
              <w:right w:w="90" w:type="dxa"/>
            </w:tcMar>
            <w:vAlign w:val="center"/>
          </w:tcPr>
          <w:p w14:paraId="28D2AF5A" w14:textId="77777777" w:rsidR="00BE0011" w:rsidRDefault="004C25F4">
            <w:pPr>
              <w:spacing w:line="264" w:lineRule="auto"/>
            </w:pPr>
            <w:r>
              <w:t>1 (standard)</w:t>
            </w:r>
          </w:p>
        </w:tc>
        <w:tc>
          <w:tcPr>
            <w:tcW w:w="1900" w:type="dxa"/>
            <w:tcMar>
              <w:top w:w="60" w:type="dxa"/>
              <w:left w:w="90" w:type="dxa"/>
              <w:bottom w:w="60" w:type="dxa"/>
              <w:right w:w="90" w:type="dxa"/>
            </w:tcMar>
            <w:vAlign w:val="center"/>
          </w:tcPr>
          <w:p w14:paraId="359DE916" w14:textId="77777777" w:rsidR="00BE0011" w:rsidRDefault="004C25F4">
            <w:pPr>
              <w:spacing w:line="264" w:lineRule="auto"/>
              <w:jc w:val="center"/>
            </w:pPr>
            <w:r>
              <w:t>20,965</w:t>
            </w:r>
          </w:p>
        </w:tc>
        <w:tc>
          <w:tcPr>
            <w:tcW w:w="1700" w:type="dxa"/>
            <w:tcMar>
              <w:top w:w="60" w:type="dxa"/>
              <w:left w:w="90" w:type="dxa"/>
              <w:bottom w:w="60" w:type="dxa"/>
              <w:right w:w="90" w:type="dxa"/>
            </w:tcMar>
            <w:vAlign w:val="center"/>
          </w:tcPr>
          <w:p w14:paraId="0603BF39" w14:textId="77777777" w:rsidR="00BE0011" w:rsidRDefault="004C25F4">
            <w:pPr>
              <w:spacing w:line="264" w:lineRule="auto"/>
              <w:jc w:val="center"/>
            </w:pPr>
            <w:r>
              <w:t>77.65</w:t>
            </w:r>
          </w:p>
        </w:tc>
        <w:tc>
          <w:tcPr>
            <w:tcW w:w="1600" w:type="dxa"/>
            <w:tcMar>
              <w:top w:w="60" w:type="dxa"/>
              <w:left w:w="90" w:type="dxa"/>
              <w:bottom w:w="60" w:type="dxa"/>
              <w:right w:w="90" w:type="dxa"/>
            </w:tcMar>
            <w:vAlign w:val="center"/>
          </w:tcPr>
          <w:p w14:paraId="58CB9318" w14:textId="77777777" w:rsidR="00BE0011" w:rsidRDefault="004C25F4">
            <w:pPr>
              <w:spacing w:line="264" w:lineRule="auto"/>
              <w:jc w:val="center"/>
            </w:pPr>
            <w:r>
              <w:t>16,771</w:t>
            </w:r>
          </w:p>
        </w:tc>
        <w:tc>
          <w:tcPr>
            <w:tcW w:w="1472" w:type="dxa"/>
            <w:tcMar>
              <w:top w:w="60" w:type="dxa"/>
              <w:left w:w="90" w:type="dxa"/>
              <w:bottom w:w="60" w:type="dxa"/>
              <w:right w:w="90" w:type="dxa"/>
            </w:tcMar>
            <w:vAlign w:val="center"/>
          </w:tcPr>
          <w:p w14:paraId="14D6F210" w14:textId="77777777" w:rsidR="00BE0011" w:rsidRDefault="004C25F4">
            <w:pPr>
              <w:spacing w:line="264" w:lineRule="auto"/>
              <w:jc w:val="center"/>
            </w:pPr>
            <w:r>
              <w:t>4,194</w:t>
            </w:r>
          </w:p>
        </w:tc>
      </w:tr>
      <w:tr w:rsidR="00BE0011" w14:paraId="6C3BE8DC" w14:textId="77777777">
        <w:tc>
          <w:tcPr>
            <w:tcW w:w="2400" w:type="dxa"/>
            <w:tcMar>
              <w:top w:w="60" w:type="dxa"/>
              <w:left w:w="90" w:type="dxa"/>
              <w:bottom w:w="60" w:type="dxa"/>
              <w:right w:w="90" w:type="dxa"/>
            </w:tcMar>
            <w:vAlign w:val="center"/>
          </w:tcPr>
          <w:p w14:paraId="49C63366" w14:textId="77777777" w:rsidR="00BE0011" w:rsidRDefault="004C25F4">
            <w:pPr>
              <w:spacing w:line="264" w:lineRule="auto"/>
            </w:pPr>
            <w:r>
              <w:t>2 (special mention)</w:t>
            </w:r>
          </w:p>
        </w:tc>
        <w:tc>
          <w:tcPr>
            <w:tcW w:w="1900" w:type="dxa"/>
            <w:tcMar>
              <w:top w:w="60" w:type="dxa"/>
              <w:left w:w="90" w:type="dxa"/>
              <w:bottom w:w="60" w:type="dxa"/>
              <w:right w:w="90" w:type="dxa"/>
            </w:tcMar>
            <w:vAlign w:val="center"/>
          </w:tcPr>
          <w:p w14:paraId="53AEA5B2" w14:textId="77777777" w:rsidR="00BE0011" w:rsidRDefault="004C25F4">
            <w:pPr>
              <w:spacing w:line="264" w:lineRule="auto"/>
              <w:jc w:val="center"/>
            </w:pPr>
            <w:r>
              <w:t>1,287</w:t>
            </w:r>
          </w:p>
        </w:tc>
        <w:tc>
          <w:tcPr>
            <w:tcW w:w="1700" w:type="dxa"/>
            <w:tcMar>
              <w:top w:w="60" w:type="dxa"/>
              <w:left w:w="90" w:type="dxa"/>
              <w:bottom w:w="60" w:type="dxa"/>
              <w:right w:w="90" w:type="dxa"/>
            </w:tcMar>
            <w:vAlign w:val="center"/>
          </w:tcPr>
          <w:p w14:paraId="6E178F1A" w14:textId="77777777" w:rsidR="00BE0011" w:rsidRDefault="004C25F4">
            <w:pPr>
              <w:spacing w:line="264" w:lineRule="auto"/>
              <w:jc w:val="center"/>
            </w:pPr>
            <w:r>
              <w:t>4.77</w:t>
            </w:r>
          </w:p>
        </w:tc>
        <w:tc>
          <w:tcPr>
            <w:tcW w:w="1600" w:type="dxa"/>
            <w:tcMar>
              <w:top w:w="60" w:type="dxa"/>
              <w:left w:w="90" w:type="dxa"/>
              <w:bottom w:w="60" w:type="dxa"/>
              <w:right w:w="90" w:type="dxa"/>
            </w:tcMar>
            <w:vAlign w:val="center"/>
          </w:tcPr>
          <w:p w14:paraId="18D9D8CD" w14:textId="77777777" w:rsidR="00BE0011" w:rsidRDefault="004C25F4">
            <w:pPr>
              <w:spacing w:line="264" w:lineRule="auto"/>
              <w:jc w:val="center"/>
            </w:pPr>
            <w:r>
              <w:t>1,030</w:t>
            </w:r>
          </w:p>
        </w:tc>
        <w:tc>
          <w:tcPr>
            <w:tcW w:w="1472" w:type="dxa"/>
            <w:tcMar>
              <w:top w:w="60" w:type="dxa"/>
              <w:left w:w="90" w:type="dxa"/>
              <w:bottom w:w="60" w:type="dxa"/>
              <w:right w:w="90" w:type="dxa"/>
            </w:tcMar>
            <w:vAlign w:val="center"/>
          </w:tcPr>
          <w:p w14:paraId="785EE9CA" w14:textId="77777777" w:rsidR="00BE0011" w:rsidRDefault="004C25F4">
            <w:pPr>
              <w:spacing w:line="264" w:lineRule="auto"/>
              <w:jc w:val="center"/>
            </w:pPr>
            <w:r>
              <w:t>257</w:t>
            </w:r>
          </w:p>
        </w:tc>
      </w:tr>
      <w:tr w:rsidR="00BE0011" w14:paraId="4BF864B6" w14:textId="77777777">
        <w:tc>
          <w:tcPr>
            <w:tcW w:w="2400" w:type="dxa"/>
            <w:tcMar>
              <w:top w:w="60" w:type="dxa"/>
              <w:left w:w="90" w:type="dxa"/>
              <w:bottom w:w="60" w:type="dxa"/>
              <w:right w:w="90" w:type="dxa"/>
            </w:tcMar>
            <w:vAlign w:val="center"/>
          </w:tcPr>
          <w:p w14:paraId="51613123" w14:textId="77777777" w:rsidR="00BE0011" w:rsidRDefault="004C25F4">
            <w:pPr>
              <w:spacing w:line="264" w:lineRule="auto"/>
            </w:pPr>
            <w:r>
              <w:t>3 (sub-standard)</w:t>
            </w:r>
          </w:p>
        </w:tc>
        <w:tc>
          <w:tcPr>
            <w:tcW w:w="1900" w:type="dxa"/>
            <w:tcMar>
              <w:top w:w="60" w:type="dxa"/>
              <w:left w:w="90" w:type="dxa"/>
              <w:bottom w:w="60" w:type="dxa"/>
              <w:right w:w="90" w:type="dxa"/>
            </w:tcMar>
            <w:vAlign w:val="center"/>
          </w:tcPr>
          <w:p w14:paraId="18A6F73D" w14:textId="77777777" w:rsidR="00BE0011" w:rsidRDefault="004C25F4">
            <w:pPr>
              <w:spacing w:line="264" w:lineRule="auto"/>
              <w:jc w:val="center"/>
            </w:pPr>
            <w:r>
              <w:t>604</w:t>
            </w:r>
          </w:p>
        </w:tc>
        <w:tc>
          <w:tcPr>
            <w:tcW w:w="1700" w:type="dxa"/>
            <w:tcMar>
              <w:top w:w="60" w:type="dxa"/>
              <w:left w:w="90" w:type="dxa"/>
              <w:bottom w:w="60" w:type="dxa"/>
              <w:right w:w="90" w:type="dxa"/>
            </w:tcMar>
            <w:vAlign w:val="center"/>
          </w:tcPr>
          <w:p w14:paraId="5867ABBC" w14:textId="77777777" w:rsidR="00BE0011" w:rsidRDefault="004C25F4">
            <w:pPr>
              <w:spacing w:line="264" w:lineRule="auto"/>
              <w:jc w:val="center"/>
            </w:pPr>
            <w:r>
              <w:t>2.24</w:t>
            </w:r>
          </w:p>
        </w:tc>
        <w:tc>
          <w:tcPr>
            <w:tcW w:w="1600" w:type="dxa"/>
            <w:tcMar>
              <w:top w:w="60" w:type="dxa"/>
              <w:left w:w="90" w:type="dxa"/>
              <w:bottom w:w="60" w:type="dxa"/>
              <w:right w:w="90" w:type="dxa"/>
            </w:tcMar>
            <w:vAlign w:val="center"/>
          </w:tcPr>
          <w:p w14:paraId="1C343D91" w14:textId="77777777" w:rsidR="00BE0011" w:rsidRDefault="004C25F4">
            <w:pPr>
              <w:spacing w:line="264" w:lineRule="auto"/>
              <w:jc w:val="center"/>
            </w:pPr>
            <w:r>
              <w:t>483</w:t>
            </w:r>
          </w:p>
        </w:tc>
        <w:tc>
          <w:tcPr>
            <w:tcW w:w="1472" w:type="dxa"/>
            <w:tcMar>
              <w:top w:w="60" w:type="dxa"/>
              <w:left w:w="90" w:type="dxa"/>
              <w:bottom w:w="60" w:type="dxa"/>
              <w:right w:w="90" w:type="dxa"/>
            </w:tcMar>
            <w:vAlign w:val="center"/>
          </w:tcPr>
          <w:p w14:paraId="1B2A973B" w14:textId="77777777" w:rsidR="00BE0011" w:rsidRDefault="004C25F4">
            <w:pPr>
              <w:spacing w:line="264" w:lineRule="auto"/>
              <w:jc w:val="center"/>
            </w:pPr>
            <w:r>
              <w:t>121</w:t>
            </w:r>
          </w:p>
        </w:tc>
      </w:tr>
      <w:tr w:rsidR="00BE0011" w14:paraId="56A34987" w14:textId="77777777">
        <w:tc>
          <w:tcPr>
            <w:tcW w:w="2400" w:type="dxa"/>
            <w:tcMar>
              <w:top w:w="60" w:type="dxa"/>
              <w:left w:w="90" w:type="dxa"/>
              <w:bottom w:w="60" w:type="dxa"/>
              <w:right w:w="90" w:type="dxa"/>
            </w:tcMar>
            <w:vAlign w:val="center"/>
          </w:tcPr>
          <w:p w14:paraId="133C6F63" w14:textId="77777777" w:rsidR="00BE0011" w:rsidRDefault="004C25F4">
            <w:pPr>
              <w:spacing w:line="264" w:lineRule="auto"/>
            </w:pPr>
            <w:r>
              <w:t>4 (doubtful)</w:t>
            </w:r>
          </w:p>
        </w:tc>
        <w:tc>
          <w:tcPr>
            <w:tcW w:w="1900" w:type="dxa"/>
            <w:tcMar>
              <w:top w:w="60" w:type="dxa"/>
              <w:left w:w="90" w:type="dxa"/>
              <w:bottom w:w="60" w:type="dxa"/>
              <w:right w:w="90" w:type="dxa"/>
            </w:tcMar>
            <w:vAlign w:val="center"/>
          </w:tcPr>
          <w:p w14:paraId="1089F791" w14:textId="77777777" w:rsidR="00BE0011" w:rsidRDefault="004C25F4">
            <w:pPr>
              <w:spacing w:line="264" w:lineRule="auto"/>
              <w:jc w:val="center"/>
            </w:pPr>
            <w:r>
              <w:t>784</w:t>
            </w:r>
          </w:p>
        </w:tc>
        <w:tc>
          <w:tcPr>
            <w:tcW w:w="1700" w:type="dxa"/>
            <w:tcMar>
              <w:top w:w="60" w:type="dxa"/>
              <w:left w:w="90" w:type="dxa"/>
              <w:bottom w:w="60" w:type="dxa"/>
              <w:right w:w="90" w:type="dxa"/>
            </w:tcMar>
            <w:vAlign w:val="center"/>
          </w:tcPr>
          <w:p w14:paraId="17EB3DE9" w14:textId="77777777" w:rsidR="00BE0011" w:rsidRDefault="004C25F4">
            <w:pPr>
              <w:spacing w:line="264" w:lineRule="auto"/>
              <w:jc w:val="center"/>
            </w:pPr>
            <w:r>
              <w:t>2.90</w:t>
            </w:r>
          </w:p>
        </w:tc>
        <w:tc>
          <w:tcPr>
            <w:tcW w:w="1600" w:type="dxa"/>
            <w:tcMar>
              <w:top w:w="60" w:type="dxa"/>
              <w:left w:w="90" w:type="dxa"/>
              <w:bottom w:w="60" w:type="dxa"/>
              <w:right w:w="90" w:type="dxa"/>
            </w:tcMar>
            <w:vAlign w:val="center"/>
          </w:tcPr>
          <w:p w14:paraId="36B2CB04" w14:textId="77777777" w:rsidR="00BE0011" w:rsidRDefault="004C25F4">
            <w:pPr>
              <w:spacing w:line="264" w:lineRule="auto"/>
              <w:jc w:val="center"/>
            </w:pPr>
            <w:r>
              <w:t>627</w:t>
            </w:r>
          </w:p>
        </w:tc>
        <w:tc>
          <w:tcPr>
            <w:tcW w:w="1472" w:type="dxa"/>
            <w:tcMar>
              <w:top w:w="60" w:type="dxa"/>
              <w:left w:w="90" w:type="dxa"/>
              <w:bottom w:w="60" w:type="dxa"/>
              <w:right w:w="90" w:type="dxa"/>
            </w:tcMar>
            <w:vAlign w:val="center"/>
          </w:tcPr>
          <w:p w14:paraId="04233B36" w14:textId="77777777" w:rsidR="00BE0011" w:rsidRDefault="004C25F4">
            <w:pPr>
              <w:spacing w:line="264" w:lineRule="auto"/>
              <w:jc w:val="center"/>
            </w:pPr>
            <w:r>
              <w:t>157</w:t>
            </w:r>
          </w:p>
        </w:tc>
      </w:tr>
      <w:tr w:rsidR="00BE0011" w14:paraId="1A21D469" w14:textId="77777777">
        <w:tc>
          <w:tcPr>
            <w:tcW w:w="2400" w:type="dxa"/>
            <w:tcMar>
              <w:top w:w="60" w:type="dxa"/>
              <w:left w:w="90" w:type="dxa"/>
              <w:bottom w:w="60" w:type="dxa"/>
              <w:right w:w="90" w:type="dxa"/>
            </w:tcMar>
            <w:vAlign w:val="center"/>
          </w:tcPr>
          <w:p w14:paraId="5148A1C0" w14:textId="77777777" w:rsidR="00BE0011" w:rsidRDefault="004C25F4">
            <w:pPr>
              <w:spacing w:line="264" w:lineRule="auto"/>
            </w:pPr>
            <w:r>
              <w:t>5 (loss)</w:t>
            </w:r>
          </w:p>
        </w:tc>
        <w:tc>
          <w:tcPr>
            <w:tcW w:w="1900" w:type="dxa"/>
            <w:tcMar>
              <w:top w:w="60" w:type="dxa"/>
              <w:left w:w="90" w:type="dxa"/>
              <w:bottom w:w="60" w:type="dxa"/>
              <w:right w:w="90" w:type="dxa"/>
            </w:tcMar>
            <w:vAlign w:val="center"/>
          </w:tcPr>
          <w:p w14:paraId="6A721731" w14:textId="77777777" w:rsidR="00BE0011" w:rsidRDefault="004C25F4">
            <w:pPr>
              <w:spacing w:line="264" w:lineRule="auto"/>
              <w:jc w:val="center"/>
            </w:pPr>
            <w:r>
              <w:t>3,361</w:t>
            </w:r>
          </w:p>
        </w:tc>
        <w:tc>
          <w:tcPr>
            <w:tcW w:w="1700" w:type="dxa"/>
            <w:tcMar>
              <w:top w:w="60" w:type="dxa"/>
              <w:left w:w="90" w:type="dxa"/>
              <w:bottom w:w="60" w:type="dxa"/>
              <w:right w:w="90" w:type="dxa"/>
            </w:tcMar>
            <w:vAlign w:val="center"/>
          </w:tcPr>
          <w:p w14:paraId="35F0A7D7" w14:textId="77777777" w:rsidR="00BE0011" w:rsidRDefault="004C25F4">
            <w:pPr>
              <w:spacing w:line="264" w:lineRule="auto"/>
              <w:jc w:val="center"/>
            </w:pPr>
            <w:r>
              <w:t>12.45</w:t>
            </w:r>
          </w:p>
        </w:tc>
        <w:tc>
          <w:tcPr>
            <w:tcW w:w="1600" w:type="dxa"/>
            <w:tcMar>
              <w:top w:w="60" w:type="dxa"/>
              <w:left w:w="90" w:type="dxa"/>
              <w:bottom w:w="60" w:type="dxa"/>
              <w:right w:w="90" w:type="dxa"/>
            </w:tcMar>
            <w:vAlign w:val="center"/>
          </w:tcPr>
          <w:p w14:paraId="6C63B24D" w14:textId="77777777" w:rsidR="00BE0011" w:rsidRDefault="004C25F4">
            <w:pPr>
              <w:spacing w:line="264" w:lineRule="auto"/>
              <w:jc w:val="center"/>
            </w:pPr>
            <w:r>
              <w:t>2,689</w:t>
            </w:r>
          </w:p>
        </w:tc>
        <w:tc>
          <w:tcPr>
            <w:tcW w:w="1472" w:type="dxa"/>
            <w:tcMar>
              <w:top w:w="60" w:type="dxa"/>
              <w:left w:w="90" w:type="dxa"/>
              <w:bottom w:w="60" w:type="dxa"/>
              <w:right w:w="90" w:type="dxa"/>
            </w:tcMar>
            <w:vAlign w:val="center"/>
          </w:tcPr>
          <w:p w14:paraId="47BC33F3" w14:textId="77777777" w:rsidR="00BE0011" w:rsidRDefault="004C25F4">
            <w:pPr>
              <w:spacing w:line="264" w:lineRule="auto"/>
              <w:jc w:val="center"/>
            </w:pPr>
            <w:r>
              <w:t>672</w:t>
            </w:r>
          </w:p>
        </w:tc>
      </w:tr>
      <w:tr w:rsidR="00BE0011" w14:paraId="3ACB5154" w14:textId="77777777">
        <w:tc>
          <w:tcPr>
            <w:tcW w:w="2400" w:type="dxa"/>
            <w:tcMar>
              <w:top w:w="60" w:type="dxa"/>
              <w:left w:w="90" w:type="dxa"/>
              <w:bottom w:w="60" w:type="dxa"/>
              <w:right w:w="90" w:type="dxa"/>
            </w:tcMar>
            <w:vAlign w:val="center"/>
          </w:tcPr>
          <w:p w14:paraId="1EDE7F89" w14:textId="77777777" w:rsidR="00BE0011" w:rsidRDefault="004C25F4">
            <w:pPr>
              <w:spacing w:line="264" w:lineRule="auto"/>
            </w:pPr>
            <w:r>
              <w:rPr>
                <w:b/>
                <w:bCs/>
              </w:rPr>
              <w:t>Total</w:t>
            </w:r>
          </w:p>
        </w:tc>
        <w:tc>
          <w:tcPr>
            <w:tcW w:w="1900" w:type="dxa"/>
            <w:tcMar>
              <w:top w:w="60" w:type="dxa"/>
              <w:left w:w="90" w:type="dxa"/>
              <w:bottom w:w="60" w:type="dxa"/>
              <w:right w:w="90" w:type="dxa"/>
            </w:tcMar>
            <w:vAlign w:val="center"/>
          </w:tcPr>
          <w:p w14:paraId="58CF77DF" w14:textId="77777777" w:rsidR="00BE0011" w:rsidRDefault="004C25F4">
            <w:pPr>
              <w:spacing w:line="264" w:lineRule="auto"/>
              <w:jc w:val="center"/>
            </w:pPr>
            <w:r>
              <w:rPr>
                <w:b/>
                <w:bCs/>
              </w:rPr>
              <w:t>27,001</w:t>
            </w:r>
          </w:p>
        </w:tc>
        <w:tc>
          <w:tcPr>
            <w:tcW w:w="1700" w:type="dxa"/>
            <w:tcMar>
              <w:top w:w="60" w:type="dxa"/>
              <w:left w:w="90" w:type="dxa"/>
              <w:bottom w:w="60" w:type="dxa"/>
              <w:right w:w="90" w:type="dxa"/>
            </w:tcMar>
            <w:vAlign w:val="center"/>
          </w:tcPr>
          <w:p w14:paraId="2A367C55" w14:textId="77777777" w:rsidR="00BE0011" w:rsidRDefault="004C25F4">
            <w:pPr>
              <w:spacing w:line="264" w:lineRule="auto"/>
              <w:jc w:val="center"/>
            </w:pPr>
            <w:r>
              <w:rPr>
                <w:b/>
                <w:bCs/>
              </w:rPr>
              <w:t>100.00</w:t>
            </w:r>
          </w:p>
        </w:tc>
        <w:tc>
          <w:tcPr>
            <w:tcW w:w="1600" w:type="dxa"/>
            <w:tcMar>
              <w:top w:w="60" w:type="dxa"/>
              <w:left w:w="90" w:type="dxa"/>
              <w:bottom w:w="60" w:type="dxa"/>
              <w:right w:w="90" w:type="dxa"/>
            </w:tcMar>
            <w:vAlign w:val="center"/>
          </w:tcPr>
          <w:p w14:paraId="074C85F3" w14:textId="77777777" w:rsidR="00BE0011" w:rsidRDefault="004C25F4">
            <w:pPr>
              <w:spacing w:line="264" w:lineRule="auto"/>
              <w:jc w:val="center"/>
            </w:pPr>
            <w:r>
              <w:rPr>
                <w:b/>
                <w:bCs/>
              </w:rPr>
              <w:t>21,600</w:t>
            </w:r>
          </w:p>
        </w:tc>
        <w:tc>
          <w:tcPr>
            <w:tcW w:w="1472" w:type="dxa"/>
            <w:tcMar>
              <w:top w:w="60" w:type="dxa"/>
              <w:left w:w="90" w:type="dxa"/>
              <w:bottom w:w="60" w:type="dxa"/>
              <w:right w:w="90" w:type="dxa"/>
            </w:tcMar>
            <w:vAlign w:val="center"/>
          </w:tcPr>
          <w:p w14:paraId="1DBB702E" w14:textId="77777777" w:rsidR="00BE0011" w:rsidRDefault="004C25F4">
            <w:pPr>
              <w:spacing w:line="264" w:lineRule="auto"/>
              <w:jc w:val="center"/>
            </w:pPr>
            <w:r>
              <w:rPr>
                <w:b/>
                <w:bCs/>
              </w:rPr>
              <w:t>5,401</w:t>
            </w:r>
          </w:p>
        </w:tc>
      </w:tr>
    </w:tbl>
    <w:p w14:paraId="24FBDB55" w14:textId="77777777" w:rsidR="00BE0011" w:rsidRDefault="004C25F4">
      <w:pPr>
        <w:spacing w:after="200" w:line="360" w:lineRule="auto"/>
        <w:ind w:firstLine="400"/>
      </w:pPr>
      <w:r>
        <w:rPr>
          <w:sz w:val="24"/>
          <w:szCs w:val="24"/>
        </w:rPr>
        <w:t>The imbalance ratio between the largest and smallest groups is approximately 35:1 (Group 1 vs. Group 3), which motivates the imbalance-aware modelling and evaluation choices described below.</w:t>
      </w:r>
      <w:ins w:id="56" w:author="Revision v4 to v5" w:date="2026-09-16T00:02:00Z">
        <w:r>
          <w:rPr>
            <w:sz w:val="24"/>
            <w:szCs w:val="24"/>
          </w:rPr>
          <w:t xml:space="preserve"> The shape of the distribution also deserves comment, because it is not the shape of a normally performing active loan book. In such a book the groups decline monotonically with severity, since loans migrate downward one step at a time and most are resolved or written off before reaching the final group. Here the opposite holds: Group 5 alone (12.45%) is larger than Groups 2, 3 and 4 combined (9.91%). The most plausible reading is that the file contains a legacy stock of loss-classified loans that have accumulated over several years and remain on the balance sheet pending recovery, write-off or off-balance-sheet transfer, rather than a normal flow of newly deteriorating credits. The maturity evidence in Table 2b supports this: the median Group-5 loan is roughly six years past its original contractual maturity date, and 92.1% of Group-5 loans are past maturity, against 44.2% in Group 2. This matters for how the modelling results below should be read. Group 5 is not a hard early-warning target but a largely settled, easily separable end state, so strong per-class performance on Group 5 (Section 4.1) should not be read as evidence that the model anticipates deterioration; the operationally demanding groups are the transitional ones, 2 to 4.</w:t>
        </w:r>
      </w:ins>
    </w:p>
    <w:p w14:paraId="6D1A2138" w14:textId="77777777" w:rsidR="00BE0011" w:rsidRDefault="004C25F4">
      <w:pPr>
        <w:spacing w:after="200" w:line="360" w:lineRule="auto"/>
        <w:ind w:firstLine="400"/>
      </w:pPr>
      <w:r>
        <w:rPr>
          <w:sz w:val="24"/>
          <w:szCs w:val="24"/>
        </w:rPr>
        <w:t>The raw file does not contain an explicit “as-of” or classification-date field, so this paper treats the 27,001 records as a single cross-sectional snapshot rather than a panel spanning multiple classification dates. Two pieces of indirect evidence support, without conclusively proving, this reading. First, a three-valued field named ID_TIME initially raised the possibility that the data spans multiple reporting periods; direct inspection shows it instead encodes loan tenor category (short/medium/long-term), not a time period, so it provides no evidence of multi-date pooling. Second, OPEN_DATE is heavily concentrated in 2016–2019, falls to five records in 2020, and contains none after 8 November 2020 — a pattern consistent with a single extraction of the active loan book taken shortly after that date, though it does not rule out staggered classification dates within the book. Because this cannot be verified independently from the data, the fixed reference date d0 = 31 December 2021 used below (Section 3.4) should be read as a modelling convention consistent with the wider pipeline rather than a value read from a recorded snapshot-date field; this is stated explicitly as an assumption and revisited in Section 5.</w:t>
      </w:r>
    </w:p>
    <w:p w14:paraId="1E795D47" w14:textId="77777777" w:rsidR="00BE0011" w:rsidRDefault="004C25F4">
      <w:pPr>
        <w:spacing w:before="200" w:after="40"/>
        <w:jc w:val="center"/>
      </w:pPr>
      <w:r>
        <w:rPr>
          <w:noProof/>
        </w:rPr>
        <w:drawing>
          <wp:inline distT="0" distB="0" distL="0" distR="0" wp14:anchorId="70911D2E" wp14:editId="0A19727D">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3619500" cy="2171700"/>
                    </a:xfrm>
                    <a:prstGeom prst="rect">
                      <a:avLst/>
                    </a:prstGeom>
                  </pic:spPr>
                </pic:pic>
              </a:graphicData>
            </a:graphic>
          </wp:inline>
        </w:drawing>
      </w:r>
    </w:p>
    <w:p w14:paraId="30FC310E" w14:textId="77777777" w:rsidR="00BE0011" w:rsidRDefault="004C25F4">
      <w:pPr>
        <w:spacing w:before="120" w:after="260" w:line="264" w:lineRule="auto"/>
        <w:jc w:val="center"/>
      </w:pPr>
      <w:r>
        <w:rPr>
          <w:b/>
          <w:bCs/>
          <w:sz w:val="21"/>
          <w:szCs w:val="21"/>
        </w:rPr>
        <w:t xml:space="preserve">Figure 1. </w:t>
      </w:r>
      <w:r>
        <w:rPr>
          <w:i/>
          <w:iCs/>
          <w:sz w:val="21"/>
          <w:szCs w:val="21"/>
        </w:rPr>
        <w:t>Debt-group distribution in Dataset A (n = 27,001). Group 1 (standard debt) alone accounts for 77.6% of loan contracts, while the three non-performing groups (3–5) together account for only 17.6%.</w:t>
      </w:r>
    </w:p>
    <w:p w14:paraId="55F2ABC5" w14:textId="77777777" w:rsidR="00BE0011" w:rsidRDefault="004C25F4">
      <w:pPr>
        <w:pStyle w:val="2SEBLH3"/>
      </w:pPr>
      <w:r>
        <w:t>3.2 Data cleaning</w:t>
      </w:r>
    </w:p>
    <w:p w14:paraId="59B47B8F" w14:textId="7765FE51" w:rsidR="00BE0011" w:rsidRDefault="004C25F4">
      <w:pPr>
        <w:spacing w:after="200" w:line="360" w:lineRule="auto"/>
        <w:ind w:firstLine="400"/>
      </w:pPr>
      <w:r>
        <w:rPr>
          <w:sz w:val="24"/>
          <w:szCs w:val="24"/>
        </w:rPr>
        <w:t>Before computing descriptive statistics, the two date fields OPEN_DATE and NGAYDENHAN (maturity date) were checked for format consistency. A substantial share of records stored dates as Excel serial-date integers rather than dd/mm/yyyy text strings — 36.</w:t>
      </w:r>
      <w:del w:id="57" w:author="Revision v4 to v5" w:date="2026-09-16T00:02:00Z">
        <w:r w:rsidR="0002162A">
          <w:rPr>
            <w:sz w:val="24"/>
            <w:szCs w:val="24"/>
          </w:rPr>
          <w:delText>84</w:delText>
        </w:r>
      </w:del>
      <w:ins w:id="58" w:author="Revision v4 to v5" w:date="2026-09-16T00:02:00Z">
        <w:r>
          <w:rPr>
            <w:sz w:val="24"/>
            <w:szCs w:val="24"/>
          </w:rPr>
          <w:t>85</w:t>
        </w:r>
      </w:ins>
      <w:r>
        <w:rPr>
          <w:sz w:val="24"/>
          <w:szCs w:val="24"/>
        </w:rPr>
        <w:t>% of OPEN_DATE (9,949 records) and 36.63% of NGAYDENHAN (9,890 records). Because the original date parser only recognized text-formatted dates, applying it without this check would have silently converted more than a third of records to missing values. Serial-date values were therefore converted using the Excel epoch (30 December 1899); after cleaning, both fields had zero missing or unparsed records.</w:t>
      </w:r>
    </w:p>
    <w:p w14:paraId="7BF4F25D" w14:textId="391C3961" w:rsidR="00BE0011" w:rsidRDefault="004C25F4">
      <w:pPr>
        <w:spacing w:after="200" w:line="360" w:lineRule="auto"/>
        <w:ind w:firstLine="400"/>
      </w:pPr>
      <w:r>
        <w:rPr>
          <w:sz w:val="24"/>
          <w:szCs w:val="24"/>
        </w:rPr>
        <w:t>Some raw numeric variables (BASE_BAL</w:t>
      </w:r>
      <w:del w:id="59" w:author="Revision v4 to v5" w:date="2026-09-16T00:02:00Z">
        <w:r w:rsidR="0002162A">
          <w:rPr>
            <w:sz w:val="24"/>
            <w:szCs w:val="24"/>
          </w:rPr>
          <w:delText>,</w:delText>
        </w:r>
      </w:del>
      <w:ins w:id="60" w:author="Revision v4 to v5" w:date="2026-09-16T00:02:00Z">
        <w:r>
          <w:rPr>
            <w:sz w:val="24"/>
            <w:szCs w:val="24"/>
          </w:rPr>
          <w:t xml:space="preserve"> and</w:t>
        </w:r>
      </w:ins>
      <w:r>
        <w:rPr>
          <w:sz w:val="24"/>
          <w:szCs w:val="24"/>
        </w:rPr>
        <w:t xml:space="preserve"> CURR_BAL</w:t>
      </w:r>
      <w:del w:id="61" w:author="Revision v4 to v5" w:date="2026-09-16T00:02:00Z">
        <w:r w:rsidR="0002162A">
          <w:rPr>
            <w:sz w:val="24"/>
            <w:szCs w:val="24"/>
          </w:rPr>
          <w:delText>, v.v</w:delText>
        </w:r>
      </w:del>
      <w:ins w:id="62" w:author="Revision v4 to v5" w:date="2026-09-16T00:02:00Z">
        <w:r>
          <w:rPr>
            <w:sz w:val="24"/>
            <w:szCs w:val="24"/>
          </w:rPr>
          <w:t xml:space="preserve"> in particular</w:t>
        </w:r>
      </w:ins>
      <w:r>
        <w:rPr>
          <w:sz w:val="24"/>
          <w:szCs w:val="24"/>
        </w:rPr>
        <w:t>) show strong right skew typical of monetary variables in banking data — for instance, the standard deviation of BASE_BAL (6.40 × 10⁹) is more than ten times its mean (4.28 × 10⁸) — and elevated Interquartile-Range (IQR) outlier rates for the two balance variables (CURR_BAL: 9.12%; BASE_BAL: 7.13%), consistent with a small number of very large corporate-type exposures within an otherwise retail-dominated book.</w:t>
      </w:r>
    </w:p>
    <w:p w14:paraId="7F02DCAE" w14:textId="77777777" w:rsidR="00BE0011" w:rsidRDefault="004C25F4">
      <w:pPr>
        <w:spacing w:before="200" w:after="40"/>
        <w:jc w:val="center"/>
      </w:pPr>
      <w:r>
        <w:rPr>
          <w:noProof/>
        </w:rPr>
        <w:drawing>
          <wp:inline distT="0" distB="0" distL="0" distR="0" wp14:anchorId="0D49D3CB" wp14:editId="644ED6EE">
            <wp:extent cx="4000500" cy="3000375"/>
            <wp:effectExtent l="0" t="0" r="0" b="0"/>
            <wp:docPr id="1889692798" name="Picture 188969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2798" name="Picture 1889692798"/>
                    <pic:cNvPicPr>
                      <a:picLocks noChangeAspect="1" noChangeArrowheads="1"/>
                    </pic:cNvPicPr>
                  </pic:nvPicPr>
                  <pic:blipFill>
                    <a:blip r:embed="rId8"/>
                    <a:srcRect/>
                    <a:stretch>
                      <a:fillRect/>
                    </a:stretch>
                  </pic:blipFill>
                  <pic:spPr>
                    <a:xfrm>
                      <a:off x="0" y="0"/>
                      <a:ext cx="4000500" cy="3000375"/>
                    </a:xfrm>
                    <a:prstGeom prst="rect">
                      <a:avLst/>
                    </a:prstGeom>
                  </pic:spPr>
                </pic:pic>
              </a:graphicData>
            </a:graphic>
          </wp:inline>
        </w:drawing>
      </w:r>
    </w:p>
    <w:p w14:paraId="2BD90C01" w14:textId="77777777" w:rsidR="00BE0011" w:rsidRDefault="004C25F4">
      <w:pPr>
        <w:spacing w:before="120" w:after="260" w:line="264" w:lineRule="auto"/>
        <w:jc w:val="center"/>
      </w:pPr>
      <w:r>
        <w:rPr>
          <w:b/>
          <w:bCs/>
          <w:sz w:val="21"/>
          <w:szCs w:val="21"/>
        </w:rPr>
        <w:t xml:space="preserve">Figure 2. </w:t>
      </w:r>
      <w:r>
        <w:rPr>
          <w:i/>
          <w:iCs/>
          <w:sz w:val="21"/>
          <w:szCs w:val="21"/>
        </w:rPr>
        <w:t>Distribution of key numeric variables in Dataset A. BASE_BAL and CURR_BAL are plotted on a log₁₀ scale to reveal their approximately log-normal shape; UTIL_RATE shows a visible spike at the clip boundary of 10, confirming that the clipping rule in Section 3.4 is binding for a non-trivial share of contracts; DAYS_TO_MATURITY is markedly bimodal around zero, separating loans already past their reference-date maturity from loans with substantial remaining tenor.</w:t>
      </w:r>
    </w:p>
    <w:p w14:paraId="40AE4187" w14:textId="77777777" w:rsidR="00BE0011" w:rsidRDefault="004C25F4">
      <w:pPr>
        <w:pStyle w:val="2SEBLH3"/>
      </w:pPr>
      <w:r>
        <w:t xml:space="preserve">3.3 </w:t>
      </w:r>
      <w:commentRangeStart w:id="63"/>
      <w:r>
        <w:rPr>
          <w:highlight w:val="yellow"/>
        </w:rPr>
        <w:t>Leakage control</w:t>
      </w:r>
      <w:commentRangeEnd w:id="63"/>
      <w:r>
        <w:rPr>
          <w:rStyle w:val="CommentReference"/>
          <w:sz w:val="24"/>
          <w:szCs w:val="24"/>
        </w:rPr>
        <w:commentReference w:id="63"/>
      </w:r>
    </w:p>
    <w:p w14:paraId="07109F3D" w14:textId="0AD20606" w:rsidR="00BE0011" w:rsidRDefault="004C25F4">
      <w:pPr>
        <w:spacing w:after="200" w:line="360" w:lineRule="auto"/>
        <w:ind w:firstLine="400"/>
        <w:rPr>
          <w:sz w:val="24"/>
          <w:szCs w:val="24"/>
        </w:rPr>
      </w:pPr>
      <w:r>
        <w:rPr>
          <w:sz w:val="24"/>
          <w:szCs w:val="24"/>
        </w:rPr>
        <w:t>This stage addresses the third research gap identified in Section 2.</w:t>
      </w:r>
      <w:del w:id="64" w:author="Revision v4 to v5" w:date="2026-09-16T00:02:00Z">
        <w:r w:rsidR="0002162A">
          <w:rPr>
            <w:sz w:val="24"/>
            <w:szCs w:val="24"/>
          </w:rPr>
          <w:delText>4</w:delText>
        </w:r>
      </w:del>
      <w:ins w:id="65" w:author="Revision v4 to v5" w:date="2026-09-16T00:02:00Z">
        <w:r>
          <w:rPr>
            <w:sz w:val="24"/>
            <w:szCs w:val="24"/>
          </w:rPr>
          <w:t>5</w:t>
        </w:r>
      </w:ins>
      <w:r>
        <w:rPr>
          <w:sz w:val="24"/>
          <w:szCs w:val="24"/>
        </w:rPr>
        <w:t>: prior Vietnamese credit-scoring studies rarely document an explicit diagnostic for predictors that may encode the outcome being modelled. The risk is especially material here because NHOMNOMOI is a regulator-defined debt-group classification and the source file contains neighbouring fields produced by the same credit-monitoring process. A model trained on a current or earlier debt-group field could achieve apparently strong out-of-sample scores by reproducing the bank’s classification rule, rather than by learning a relationship that would remain valid when the model is applied to genuinely new observations.</w:t>
      </w:r>
    </w:p>
    <w:p w14:paraId="6BAB5815" w14:textId="7B3288ED" w:rsidR="00BE0011" w:rsidRDefault="004C25F4">
      <w:pPr>
        <w:spacing w:after="200" w:line="360" w:lineRule="auto"/>
        <w:ind w:firstLine="400"/>
        <w:rPr>
          <w:sz w:val="24"/>
          <w:szCs w:val="24"/>
        </w:rPr>
      </w:pPr>
      <w:r>
        <w:rPr>
          <w:sz w:val="24"/>
          <w:szCs w:val="24"/>
        </w:rPr>
        <w:t xml:space="preserve">We therefore applied a two-part admissibility criterion before modelling: an input must </w:t>
      </w:r>
      <w:del w:id="66" w:author="Revision v4 to v5" w:date="2026-09-16T00:02:00Z">
        <w:r w:rsidR="0002162A">
          <w:rPr>
            <w:sz w:val="24"/>
            <w:szCs w:val="24"/>
          </w:rPr>
          <w:delText>beavailable</w:delText>
        </w:r>
      </w:del>
      <w:ins w:id="67" w:author="Revision v4 to v5" w:date="2026-09-16T00:02:00Z">
        <w:r>
          <w:rPr>
            <w:sz w:val="24"/>
            <w:szCs w:val="24"/>
          </w:rPr>
          <w:t>be available</w:t>
        </w:r>
      </w:ins>
      <w:r>
        <w:rPr>
          <w:sz w:val="24"/>
          <w:szCs w:val="24"/>
        </w:rPr>
        <w:t xml:space="preserve"> no later than the intended classification point and must not be a direct or </w:t>
      </w:r>
      <w:del w:id="68" w:author="Revision v4 to v5" w:date="2026-09-16T00:02:00Z">
        <w:r w:rsidR="0002162A">
          <w:rPr>
            <w:sz w:val="24"/>
            <w:szCs w:val="24"/>
          </w:rPr>
          <w:delText>derivedrestatement</w:delText>
        </w:r>
      </w:del>
      <w:ins w:id="69" w:author="Revision v4 to v5" w:date="2026-09-16T00:02:00Z">
        <w:r>
          <w:rPr>
            <w:sz w:val="24"/>
            <w:szCs w:val="24"/>
          </w:rPr>
          <w:t>derived restatement</w:t>
        </w:r>
      </w:ins>
      <w:r>
        <w:rPr>
          <w:sz w:val="24"/>
          <w:szCs w:val="24"/>
        </w:rPr>
        <w:t xml:space="preserve"> of NHOMNOMOI. On this basis, NHOMNO was excluded because it is an alternate debt-group field with a Pearson correlation of 0.98 with the target, while NHOMNO_TCBS was excluded because it is a text-coded restatement of debt group. These exclusions are treated as leakage control, not ordinary feature selection: retaining either variable would compromise the validity of every subsequent comparison, irrespective of the algorithm used.</w:t>
      </w:r>
    </w:p>
    <w:p w14:paraId="7814B699" w14:textId="77777777" w:rsidR="00BE0011" w:rsidRDefault="004C25F4">
      <w:pPr>
        <w:spacing w:after="200" w:line="360" w:lineRule="auto"/>
        <w:ind w:firstLine="400"/>
        <w:rPr>
          <w:sz w:val="24"/>
          <w:szCs w:val="24"/>
        </w:rPr>
      </w:pPr>
      <w:r>
        <w:rPr>
          <w:sz w:val="24"/>
          <w:szCs w:val="24"/>
        </w:rPr>
        <w:t>The remaining removals address redundancy and lack of usable information rather than target leakage. DUNO_QD duplicates the outstanding-balance information, MJACCTTYPDESC is a free-text description of the coded product field, and constant or near-uninformative fields cannot support stable discrimination. After these rules, 13 variables remain as the candidate-admissible pool. This initial screen is deliberately not presented as conclusive proof that every retained variable is leakage-free. Instead, it establishes an auditable first filter that is followed by the IV-based review in Section 3.5 and the ablation and reference-date checks in Section 4.2. The resulting sequence—semantic screening, quantitative flagging, and falsifiable robustness tests—is the study’s concrete methodological response to the leakage-diagnostic gap in the prior literature.</w:t>
      </w:r>
    </w:p>
    <w:p w14:paraId="4DAE14A0" w14:textId="77777777" w:rsidR="00BE0011" w:rsidRDefault="004C25F4">
      <w:pPr>
        <w:pStyle w:val="2SEBLH3"/>
      </w:pPr>
      <w:r>
        <w:t>3.4 Feature engineering</w:t>
      </w:r>
    </w:p>
    <w:p w14:paraId="2A5A2082" w14:textId="77777777" w:rsidR="00BE0011" w:rsidRDefault="004C25F4">
      <w:pPr>
        <w:spacing w:after="200" w:line="360" w:lineRule="auto"/>
        <w:ind w:firstLine="400"/>
      </w:pPr>
      <w:r>
        <w:rPr>
          <w:sz w:val="24"/>
          <w:szCs w:val="24"/>
        </w:rPr>
        <w:t>Three engineered variables were constructed from the cleaned date and balance fields, using a fixed reference date d0 = 31 December 2021 so that results are reproducible across re-runs:</w:t>
      </w:r>
    </w:p>
    <w:p w14:paraId="5E9DE1A8" w14:textId="77777777" w:rsidR="00BE0011" w:rsidRDefault="004C25F4">
      <w:pPr>
        <w:spacing w:before="120" w:after="200" w:line="360" w:lineRule="auto"/>
        <w:jc w:val="center"/>
      </w:pPr>
      <w:r>
        <w:rPr>
          <w:i/>
          <w:iCs/>
          <w:sz w:val="22"/>
          <w:szCs w:val="22"/>
        </w:rPr>
        <w:t>LOAN_TENURE_DAYSᵢ = max{0, dᵢᵐᵃᵗᵘʳᵢᵗʸ − dᵢᵒᵖᵉⁿ}</w:t>
      </w:r>
    </w:p>
    <w:p w14:paraId="69E6E057" w14:textId="77777777" w:rsidR="00BE0011" w:rsidRDefault="004C25F4">
      <w:pPr>
        <w:spacing w:before="120" w:after="200" w:line="360" w:lineRule="auto"/>
        <w:jc w:val="center"/>
      </w:pPr>
      <w:r>
        <w:rPr>
          <w:i/>
          <w:iCs/>
          <w:sz w:val="22"/>
          <w:szCs w:val="22"/>
        </w:rPr>
        <w:t>DAYS_TO_MATURITYᵢ = dᵢᵐᵃᵗᵘʳᵢᵗʸ − d0</w:t>
      </w:r>
    </w:p>
    <w:p w14:paraId="5939628A" w14:textId="77777777" w:rsidR="00BE0011" w:rsidRDefault="004C25F4">
      <w:pPr>
        <w:spacing w:before="120" w:after="200" w:line="360" w:lineRule="auto"/>
        <w:jc w:val="center"/>
      </w:pPr>
      <w:r>
        <w:rPr>
          <w:i/>
          <w:iCs/>
          <w:sz w:val="22"/>
          <w:szCs w:val="22"/>
        </w:rPr>
        <w:t>UTIL_RATEᵢ = clip(CURR_BALᵢ / BASE_BALᵢ, 0, 10) if BASE_BALᵢ &gt; 0;  UTIL_RATEᵢ = 0 if BASE_BALᵢ ≤ 0</w:t>
      </w:r>
    </w:p>
    <w:p w14:paraId="0986286B" w14:textId="77777777" w:rsidR="00BE0011" w:rsidRDefault="004C25F4">
      <w:pPr>
        <w:spacing w:after="200" w:line="360" w:lineRule="auto"/>
        <w:ind w:firstLine="400"/>
      </w:pPr>
      <w:r>
        <w:rPr>
          <w:sz w:val="24"/>
          <w:szCs w:val="24"/>
        </w:rPr>
        <w:t>where clip(u; 0, 10) = min{max(u, 0), 10} caps the utilization ratio at ten times the original balance, preventing a small number of extreme ratios (from additional disbursements) from dominating the standardisation step used by the linear baseline. DAYS_TO_MATURITY has the highest IQR-outlier rate (23.08%) because it is legitimately bimodal — negative for loans already past maturity at the reference date and positive, sometimes far so, for long-tenor loans — a business feature, not a data error. LOAN_TENURE_DAYS and DAYS_TO_MATURITY are strongly correlated (r = 0.942), as expected since both derive from the same two date fields; BASE_BAL and CURR_BAL are similarly correlated (r = 0.923). No pair exceeds |r| = 0.95, so no variable was dropped purely on correlation grounds, but this correlation structure is kept in mind when interpreting tree-based importance measures in Section 4.</w:t>
      </w:r>
    </w:p>
    <w:p w14:paraId="7AC95401" w14:textId="77777777" w:rsidR="00BE0011" w:rsidRDefault="004C25F4">
      <w:pPr>
        <w:spacing w:before="200" w:after="40"/>
        <w:jc w:val="center"/>
      </w:pPr>
      <w:r>
        <w:rPr>
          <w:noProof/>
        </w:rPr>
        <w:drawing>
          <wp:inline distT="0" distB="0" distL="0" distR="0" wp14:anchorId="3F984D8A" wp14:editId="50E3823F">
            <wp:extent cx="3619500" cy="3133725"/>
            <wp:effectExtent l="0" t="0" r="0" b="0"/>
            <wp:docPr id="1732968001" name="Picture 173296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8001" name="Picture 1732968001"/>
                    <pic:cNvPicPr>
                      <a:picLocks noChangeAspect="1" noChangeArrowheads="1"/>
                    </pic:cNvPicPr>
                  </pic:nvPicPr>
                  <pic:blipFill>
                    <a:blip r:embed="rId12"/>
                    <a:srcRect/>
                    <a:stretch>
                      <a:fillRect/>
                    </a:stretch>
                  </pic:blipFill>
                  <pic:spPr>
                    <a:xfrm>
                      <a:off x="0" y="0"/>
                      <a:ext cx="3619500" cy="3133725"/>
                    </a:xfrm>
                    <a:prstGeom prst="rect">
                      <a:avLst/>
                    </a:prstGeom>
                  </pic:spPr>
                </pic:pic>
              </a:graphicData>
            </a:graphic>
          </wp:inline>
        </w:drawing>
      </w:r>
    </w:p>
    <w:p w14:paraId="18A8A0FA" w14:textId="77777777" w:rsidR="00BE0011" w:rsidRDefault="004C25F4">
      <w:pPr>
        <w:spacing w:before="120" w:after="260" w:line="264" w:lineRule="auto"/>
        <w:jc w:val="center"/>
      </w:pPr>
      <w:r>
        <w:rPr>
          <w:sz w:val="21"/>
          <w:rPrChange w:id="70" w:author="Revision v4 to v5" w:date="2026-09-16T00:02:00Z">
            <w:rPr>
              <w:b/>
              <w:sz w:val="21"/>
            </w:rPr>
          </w:rPrChange>
        </w:rPr>
        <w:t xml:space="preserve">Figure 3. </w:t>
      </w:r>
      <w:r>
        <w:rPr>
          <w:sz w:val="21"/>
          <w:rPrChange w:id="71" w:author="Revision v4 to v5" w:date="2026-09-16T00:02:00Z">
            <w:rPr>
              <w:i/>
              <w:sz w:val="21"/>
            </w:rPr>
          </w:rPrChange>
        </w:rPr>
        <w:t>Pearson correlation matrix of the eight numeric variables of Dataset A. The three high-correlation pairs discussed in the text (LOAN_TENURE_DAYS–DAYS_TO_MATURITY, BASE_BAL–CURR_BAL, ORGNBR–PARENTORGNBR) stand out as the darkest off-diagonal cells.</w:t>
      </w:r>
      <w:ins w:id="72" w:author="Revision v4 to v5" w:date="2026-09-16T00:02:00Z">
        <w:r>
          <w:rPr>
            <w:sz w:val="21"/>
            <w:szCs w:val="21"/>
          </w:rPr>
          <w:t xml:space="preserve"> ORGNBR and PARENTORGNBR are shown here descriptively, as codes; the modelling in Section 3.6 treats them as nominal categorical variables rather than as quantities.</w:t>
        </w:r>
      </w:ins>
    </w:p>
    <w:p w14:paraId="18345EFB" w14:textId="77777777" w:rsidR="00BE0011" w:rsidRDefault="004C25F4">
      <w:pPr>
        <w:spacing w:before="200" w:after="40"/>
        <w:jc w:val="center"/>
      </w:pPr>
      <w:r>
        <w:rPr>
          <w:noProof/>
        </w:rPr>
        <w:drawing>
          <wp:inline distT="0" distB="0" distL="0" distR="0" wp14:anchorId="43087FEE" wp14:editId="3820AD85">
            <wp:extent cx="3810000" cy="2286000"/>
            <wp:effectExtent l="0" t="0" r="0" b="0"/>
            <wp:docPr id="1203297161" name="Picture 120329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7161" name="Picture 1203297161"/>
                    <pic:cNvPicPr>
                      <a:picLocks noChangeAspect="1" noChangeArrowheads="1"/>
                    </pic:cNvPicPr>
                  </pic:nvPicPr>
                  <pic:blipFill>
                    <a:blip r:embed="rId13"/>
                    <a:srcRect/>
                    <a:stretch>
                      <a:fillRect/>
                    </a:stretch>
                  </pic:blipFill>
                  <pic:spPr>
                    <a:xfrm>
                      <a:off x="0" y="0"/>
                      <a:ext cx="3810000" cy="2286000"/>
                    </a:xfrm>
                    <a:prstGeom prst="rect">
                      <a:avLst/>
                    </a:prstGeom>
                  </pic:spPr>
                </pic:pic>
              </a:graphicData>
            </a:graphic>
          </wp:inline>
        </w:drawing>
      </w:r>
    </w:p>
    <w:p w14:paraId="2C2C7397" w14:textId="77777777" w:rsidR="00BE0011" w:rsidRDefault="004C25F4">
      <w:pPr>
        <w:spacing w:before="120" w:after="260" w:line="264" w:lineRule="auto"/>
        <w:jc w:val="center"/>
      </w:pPr>
      <w:r>
        <w:rPr>
          <w:b/>
          <w:bCs/>
          <w:sz w:val="21"/>
          <w:szCs w:val="21"/>
        </w:rPr>
        <w:t xml:space="preserve">Figure 4. </w:t>
      </w:r>
      <w:r>
        <w:rPr>
          <w:i/>
          <w:iCs/>
          <w:sz w:val="21"/>
          <w:szCs w:val="21"/>
        </w:rPr>
        <w:t>Distribution of DAYS_TO_MATURITY by debt group (outliers hidden to show box shape). The median falls fairly steadily from Group 1 to Group 4 and then drops sharply for Group 5, foreshadowing why this variable emerges as the dominant predictor in the SHAP analysis of Section 4.3 — while also showing that the relationship is not strictly monotonic, a caution against over-interpreting it causally.</w:t>
      </w:r>
    </w:p>
    <w:p w14:paraId="405B285E" w14:textId="77777777" w:rsidR="00BE0011" w:rsidRDefault="004C25F4">
      <w:pPr>
        <w:pStyle w:val="2SEBLH3"/>
      </w:pPr>
      <w:r>
        <w:t>3.5 Feature screening with Information Value (IV)</w:t>
      </w:r>
    </w:p>
    <w:p w14:paraId="0428870D" w14:textId="2C9F432D" w:rsidR="00BE0011" w:rsidRDefault="004C25F4">
      <w:pPr>
        <w:spacing w:after="200" w:line="360" w:lineRule="auto"/>
        <w:ind w:firstLine="400"/>
      </w:pPr>
      <w:r>
        <w:rPr>
          <w:sz w:val="24"/>
          <w:szCs w:val="24"/>
        </w:rPr>
        <w:t xml:space="preserve">Following the WOE/IV convention (Siddiqi, 2006), IV was computed for all 13 admissible variables (Table 2). Five variables exceed the conventional IV = 1.0 threshold that flags a possible leakage risk. Rather than excluding them automatically, each was manually checked against the </w:t>
      </w:r>
      <w:del w:id="73" w:author="Revision v4 to v5" w:date="2026-09-16T00:02:00Z">
        <w:r w:rsidR="0002162A">
          <w:rPr>
            <w:sz w:val="24"/>
            <w:szCs w:val="24"/>
          </w:rPr>
          <w:delText>leakage</w:delText>
        </w:r>
      </w:del>
      <w:ins w:id="74" w:author="Revision v4 to v5" w:date="2026-09-16T00:02:00Z">
        <w:r>
          <w:rPr>
            <w:sz w:val="24"/>
            <w:szCs w:val="24"/>
          </w:rPr>
          <w:t>two-part admissibility</w:t>
        </w:r>
      </w:ins>
      <w:r>
        <w:rPr>
          <w:sz w:val="24"/>
          <w:szCs w:val="24"/>
        </w:rPr>
        <w:t xml:space="preserve"> criterion stated in Section </w:t>
      </w:r>
      <w:del w:id="75" w:author="Revision v4 to v5" w:date="2026-09-16T00:02:00Z">
        <w:r w:rsidR="0002162A">
          <w:rPr>
            <w:sz w:val="24"/>
            <w:szCs w:val="24"/>
          </w:rPr>
          <w:delText>2</w:delText>
        </w:r>
      </w:del>
      <w:ins w:id="76" w:author="Revision v4 to v5" w:date="2026-09-16T00:02:00Z">
        <w:r>
          <w:rPr>
            <w:sz w:val="24"/>
            <w:szCs w:val="24"/>
          </w:rPr>
          <w:t>3</w:t>
        </w:r>
      </w:ins>
      <w:r>
        <w:rPr>
          <w:sz w:val="24"/>
          <w:szCs w:val="24"/>
        </w:rPr>
        <w:t>.3 — availability at or before the classification date — and retained, because DAYS_TO_MATURITY, LOAN_TENURE_DAYS and UTIL_RATE are computed strictly from origination/maturity dates and balances known at scoring time, and CURRMIACCTTYPCD (31-category product sub-type) and MUCDICHVAY (79-category loan purpose) are contractual attributes fixed at origination, not outcomes of the classification process itself. This distinguishes them from NHOMNO/NHOMNO_TCBS, which were excluded in Section 3.3 precisely because they are restatements of the target. We report this distinction explicitly because it illustrates a governance point developed further in Section 4.6: an automatic IV-based leakage flag is a prompt for human review, not a substitute for it.</w:t>
      </w:r>
    </w:p>
    <w:p w14:paraId="21D1BC97" w14:textId="77777777" w:rsidR="00BE0011" w:rsidRDefault="004C25F4">
      <w:pPr>
        <w:spacing w:before="160" w:after="120" w:line="276" w:lineRule="auto"/>
        <w:jc w:val="center"/>
      </w:pPr>
      <w:r>
        <w:rPr>
          <w:b/>
          <w:bCs/>
          <w:sz w:val="22"/>
          <w:szCs w:val="22"/>
        </w:rPr>
        <w:t xml:space="preserve">Table 2. </w:t>
      </w:r>
      <w:r>
        <w:rPr>
          <w:sz w:val="22"/>
          <w:szCs w:val="22"/>
        </w:rPr>
        <w:t>Information Value of the 13-variable pool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372"/>
      </w:tblGrid>
      <w:tr w:rsidR="00BE0011" w14:paraId="12315E6D" w14:textId="77777777">
        <w:trPr>
          <w:tblHeader/>
        </w:trPr>
        <w:tc>
          <w:tcPr>
            <w:tcW w:w="2600" w:type="dxa"/>
            <w:shd w:val="clear" w:color="auto" w:fill="D9D9D9"/>
            <w:tcMar>
              <w:top w:w="60" w:type="dxa"/>
              <w:left w:w="90" w:type="dxa"/>
              <w:bottom w:w="60" w:type="dxa"/>
              <w:right w:w="90" w:type="dxa"/>
            </w:tcMar>
            <w:vAlign w:val="center"/>
          </w:tcPr>
          <w:p w14:paraId="063CAF8C" w14:textId="77777777" w:rsidR="00BE0011" w:rsidRDefault="004C25F4">
            <w:pPr>
              <w:spacing w:line="264" w:lineRule="auto"/>
            </w:pPr>
            <w:r>
              <w:rPr>
                <w:b/>
                <w:bCs/>
              </w:rPr>
              <w:t>Feature</w:t>
            </w:r>
          </w:p>
        </w:tc>
        <w:tc>
          <w:tcPr>
            <w:tcW w:w="1100" w:type="dxa"/>
            <w:shd w:val="clear" w:color="auto" w:fill="D9D9D9"/>
            <w:tcMar>
              <w:top w:w="60" w:type="dxa"/>
              <w:left w:w="90" w:type="dxa"/>
              <w:bottom w:w="60" w:type="dxa"/>
              <w:right w:w="90" w:type="dxa"/>
            </w:tcMar>
            <w:vAlign w:val="center"/>
          </w:tcPr>
          <w:p w14:paraId="6127344C" w14:textId="77777777" w:rsidR="00BE0011" w:rsidRDefault="004C25F4">
            <w:pPr>
              <w:spacing w:line="264" w:lineRule="auto"/>
              <w:jc w:val="center"/>
            </w:pPr>
            <w:r>
              <w:rPr>
                <w:b/>
                <w:bCs/>
              </w:rPr>
              <w:t>IV</w:t>
            </w:r>
          </w:p>
        </w:tc>
        <w:tc>
          <w:tcPr>
            <w:tcW w:w="5372" w:type="dxa"/>
            <w:shd w:val="clear" w:color="auto" w:fill="D9D9D9"/>
            <w:tcMar>
              <w:top w:w="60" w:type="dxa"/>
              <w:left w:w="90" w:type="dxa"/>
              <w:bottom w:w="60" w:type="dxa"/>
              <w:right w:w="90" w:type="dxa"/>
            </w:tcMar>
            <w:vAlign w:val="center"/>
          </w:tcPr>
          <w:p w14:paraId="380E286B" w14:textId="77777777" w:rsidR="00BE0011" w:rsidRDefault="004C25F4">
            <w:pPr>
              <w:spacing w:line="264" w:lineRule="auto"/>
              <w:jc w:val="center"/>
            </w:pPr>
            <w:r>
              <w:rPr>
                <w:b/>
                <w:bCs/>
              </w:rPr>
              <w:t>Level</w:t>
            </w:r>
          </w:p>
        </w:tc>
      </w:tr>
      <w:tr w:rsidR="00BE0011" w14:paraId="5F51AEC4" w14:textId="77777777">
        <w:tc>
          <w:tcPr>
            <w:tcW w:w="2600" w:type="dxa"/>
            <w:tcMar>
              <w:top w:w="60" w:type="dxa"/>
              <w:left w:w="90" w:type="dxa"/>
              <w:bottom w:w="60" w:type="dxa"/>
              <w:right w:w="90" w:type="dxa"/>
            </w:tcMar>
            <w:vAlign w:val="center"/>
          </w:tcPr>
          <w:p w14:paraId="0B002F01" w14:textId="77777777" w:rsidR="00BE0011" w:rsidRDefault="004C25F4">
            <w:pPr>
              <w:spacing w:line="264" w:lineRule="auto"/>
            </w:pPr>
            <w:r>
              <w:t>DAYS_TO_MATURITY</w:t>
            </w:r>
          </w:p>
        </w:tc>
        <w:tc>
          <w:tcPr>
            <w:tcW w:w="1100" w:type="dxa"/>
            <w:tcMar>
              <w:top w:w="60" w:type="dxa"/>
              <w:left w:w="90" w:type="dxa"/>
              <w:bottom w:w="60" w:type="dxa"/>
              <w:right w:w="90" w:type="dxa"/>
            </w:tcMar>
            <w:vAlign w:val="center"/>
          </w:tcPr>
          <w:p w14:paraId="2117DDB5" w14:textId="77777777" w:rsidR="00BE0011" w:rsidRDefault="004C25F4">
            <w:pPr>
              <w:spacing w:line="264" w:lineRule="auto"/>
              <w:jc w:val="center"/>
            </w:pPr>
            <w:r>
              <w:t>4.554</w:t>
            </w:r>
          </w:p>
        </w:tc>
        <w:tc>
          <w:tcPr>
            <w:tcW w:w="5372" w:type="dxa"/>
            <w:tcMar>
              <w:top w:w="60" w:type="dxa"/>
              <w:left w:w="90" w:type="dxa"/>
              <w:bottom w:w="60" w:type="dxa"/>
              <w:right w:w="90" w:type="dxa"/>
            </w:tcMar>
            <w:vAlign w:val="center"/>
          </w:tcPr>
          <w:p w14:paraId="2BA11FE7" w14:textId="77777777" w:rsidR="00BE0011" w:rsidRDefault="004C25F4">
            <w:pPr>
              <w:spacing w:line="264" w:lineRule="auto"/>
              <w:jc w:val="center"/>
            </w:pPr>
            <w:r>
              <w:t>High IV — reviewed, retained (available at scoring time)</w:t>
            </w:r>
          </w:p>
        </w:tc>
      </w:tr>
      <w:tr w:rsidR="00BE0011" w14:paraId="18EB3A0B" w14:textId="77777777">
        <w:tc>
          <w:tcPr>
            <w:tcW w:w="2600" w:type="dxa"/>
            <w:tcMar>
              <w:top w:w="60" w:type="dxa"/>
              <w:left w:w="90" w:type="dxa"/>
              <w:bottom w:w="60" w:type="dxa"/>
              <w:right w:w="90" w:type="dxa"/>
            </w:tcMar>
            <w:vAlign w:val="center"/>
          </w:tcPr>
          <w:p w14:paraId="5BAA8AD7" w14:textId="77777777" w:rsidR="00BE0011" w:rsidRDefault="004C25F4">
            <w:pPr>
              <w:spacing w:line="264" w:lineRule="auto"/>
            </w:pPr>
            <w:r>
              <w:t>CURRMIACCTTYPCD</w:t>
            </w:r>
          </w:p>
        </w:tc>
        <w:tc>
          <w:tcPr>
            <w:tcW w:w="1100" w:type="dxa"/>
            <w:tcMar>
              <w:top w:w="60" w:type="dxa"/>
              <w:left w:w="90" w:type="dxa"/>
              <w:bottom w:w="60" w:type="dxa"/>
              <w:right w:w="90" w:type="dxa"/>
            </w:tcMar>
            <w:vAlign w:val="center"/>
          </w:tcPr>
          <w:p w14:paraId="389D3AB0" w14:textId="77777777" w:rsidR="00BE0011" w:rsidRDefault="004C25F4">
            <w:pPr>
              <w:spacing w:line="264" w:lineRule="auto"/>
              <w:jc w:val="center"/>
            </w:pPr>
            <w:r>
              <w:t>1.992</w:t>
            </w:r>
          </w:p>
        </w:tc>
        <w:tc>
          <w:tcPr>
            <w:tcW w:w="5372" w:type="dxa"/>
            <w:tcMar>
              <w:top w:w="60" w:type="dxa"/>
              <w:left w:w="90" w:type="dxa"/>
              <w:bottom w:w="60" w:type="dxa"/>
              <w:right w:w="90" w:type="dxa"/>
            </w:tcMar>
            <w:vAlign w:val="center"/>
          </w:tcPr>
          <w:p w14:paraId="02E150F3" w14:textId="77777777" w:rsidR="00BE0011" w:rsidRDefault="004C25F4">
            <w:pPr>
              <w:spacing w:line="264" w:lineRule="auto"/>
              <w:jc w:val="center"/>
            </w:pPr>
            <w:r>
              <w:t>High IV — reviewed, retained</w:t>
            </w:r>
          </w:p>
        </w:tc>
      </w:tr>
      <w:tr w:rsidR="00BE0011" w14:paraId="45D84537" w14:textId="77777777">
        <w:tc>
          <w:tcPr>
            <w:tcW w:w="2600" w:type="dxa"/>
            <w:tcMar>
              <w:top w:w="60" w:type="dxa"/>
              <w:left w:w="90" w:type="dxa"/>
              <w:bottom w:w="60" w:type="dxa"/>
              <w:right w:w="90" w:type="dxa"/>
            </w:tcMar>
            <w:vAlign w:val="center"/>
          </w:tcPr>
          <w:p w14:paraId="131E8195" w14:textId="77777777" w:rsidR="00BE0011" w:rsidRDefault="004C25F4">
            <w:pPr>
              <w:spacing w:line="264" w:lineRule="auto"/>
            </w:pPr>
            <w:r>
              <w:t>LOAN_TENURE_DAYS</w:t>
            </w:r>
          </w:p>
        </w:tc>
        <w:tc>
          <w:tcPr>
            <w:tcW w:w="1100" w:type="dxa"/>
            <w:tcMar>
              <w:top w:w="60" w:type="dxa"/>
              <w:left w:w="90" w:type="dxa"/>
              <w:bottom w:w="60" w:type="dxa"/>
              <w:right w:w="90" w:type="dxa"/>
            </w:tcMar>
            <w:vAlign w:val="center"/>
          </w:tcPr>
          <w:p w14:paraId="145DE37C" w14:textId="77777777" w:rsidR="00BE0011" w:rsidRDefault="004C25F4">
            <w:pPr>
              <w:spacing w:line="264" w:lineRule="auto"/>
              <w:jc w:val="center"/>
            </w:pPr>
            <w:r>
              <w:t>1.941</w:t>
            </w:r>
          </w:p>
        </w:tc>
        <w:tc>
          <w:tcPr>
            <w:tcW w:w="5372" w:type="dxa"/>
            <w:tcMar>
              <w:top w:w="60" w:type="dxa"/>
              <w:left w:w="90" w:type="dxa"/>
              <w:bottom w:w="60" w:type="dxa"/>
              <w:right w:w="90" w:type="dxa"/>
            </w:tcMar>
            <w:vAlign w:val="center"/>
          </w:tcPr>
          <w:p w14:paraId="70ECC1EB" w14:textId="77777777" w:rsidR="00BE0011" w:rsidRDefault="004C25F4">
            <w:pPr>
              <w:spacing w:line="264" w:lineRule="auto"/>
              <w:jc w:val="center"/>
            </w:pPr>
            <w:r>
              <w:t>High IV — reviewed, retained</w:t>
            </w:r>
          </w:p>
        </w:tc>
      </w:tr>
      <w:tr w:rsidR="00BE0011" w14:paraId="0BA4A979" w14:textId="77777777">
        <w:tc>
          <w:tcPr>
            <w:tcW w:w="2600" w:type="dxa"/>
            <w:tcMar>
              <w:top w:w="60" w:type="dxa"/>
              <w:left w:w="90" w:type="dxa"/>
              <w:bottom w:w="60" w:type="dxa"/>
              <w:right w:w="90" w:type="dxa"/>
            </w:tcMar>
            <w:vAlign w:val="center"/>
          </w:tcPr>
          <w:p w14:paraId="14E417BD" w14:textId="77777777" w:rsidR="00BE0011" w:rsidRDefault="004C25F4">
            <w:pPr>
              <w:spacing w:line="264" w:lineRule="auto"/>
            </w:pPr>
            <w:r>
              <w:t>MUCDICHVAY</w:t>
            </w:r>
          </w:p>
        </w:tc>
        <w:tc>
          <w:tcPr>
            <w:tcW w:w="1100" w:type="dxa"/>
            <w:tcMar>
              <w:top w:w="60" w:type="dxa"/>
              <w:left w:w="90" w:type="dxa"/>
              <w:bottom w:w="60" w:type="dxa"/>
              <w:right w:w="90" w:type="dxa"/>
            </w:tcMar>
            <w:vAlign w:val="center"/>
          </w:tcPr>
          <w:p w14:paraId="0D6F6F73" w14:textId="77777777" w:rsidR="00BE0011" w:rsidRDefault="004C25F4">
            <w:pPr>
              <w:spacing w:line="264" w:lineRule="auto"/>
              <w:jc w:val="center"/>
            </w:pPr>
            <w:r>
              <w:t>1.414</w:t>
            </w:r>
          </w:p>
        </w:tc>
        <w:tc>
          <w:tcPr>
            <w:tcW w:w="5372" w:type="dxa"/>
            <w:tcMar>
              <w:top w:w="60" w:type="dxa"/>
              <w:left w:w="90" w:type="dxa"/>
              <w:bottom w:w="60" w:type="dxa"/>
              <w:right w:w="90" w:type="dxa"/>
            </w:tcMar>
            <w:vAlign w:val="center"/>
          </w:tcPr>
          <w:p w14:paraId="071354B0" w14:textId="77777777" w:rsidR="00BE0011" w:rsidRDefault="004C25F4">
            <w:pPr>
              <w:spacing w:line="264" w:lineRule="auto"/>
              <w:jc w:val="center"/>
            </w:pPr>
            <w:r>
              <w:t>High IV — reviewed, retained</w:t>
            </w:r>
          </w:p>
        </w:tc>
      </w:tr>
      <w:tr w:rsidR="00BE0011" w14:paraId="2A4A522B" w14:textId="77777777">
        <w:tc>
          <w:tcPr>
            <w:tcW w:w="2600" w:type="dxa"/>
            <w:tcMar>
              <w:top w:w="60" w:type="dxa"/>
              <w:left w:w="90" w:type="dxa"/>
              <w:bottom w:w="60" w:type="dxa"/>
              <w:right w:w="90" w:type="dxa"/>
            </w:tcMar>
            <w:vAlign w:val="center"/>
          </w:tcPr>
          <w:p w14:paraId="47065003" w14:textId="77777777" w:rsidR="00BE0011" w:rsidRDefault="004C25F4">
            <w:pPr>
              <w:spacing w:line="264" w:lineRule="auto"/>
            </w:pPr>
            <w:r>
              <w:t>UTIL_RATE</w:t>
            </w:r>
          </w:p>
        </w:tc>
        <w:tc>
          <w:tcPr>
            <w:tcW w:w="1100" w:type="dxa"/>
            <w:tcMar>
              <w:top w:w="60" w:type="dxa"/>
              <w:left w:w="90" w:type="dxa"/>
              <w:bottom w:w="60" w:type="dxa"/>
              <w:right w:w="90" w:type="dxa"/>
            </w:tcMar>
            <w:vAlign w:val="center"/>
          </w:tcPr>
          <w:p w14:paraId="583860C0" w14:textId="77777777" w:rsidR="00BE0011" w:rsidRDefault="004C25F4">
            <w:pPr>
              <w:spacing w:line="264" w:lineRule="auto"/>
              <w:jc w:val="center"/>
            </w:pPr>
            <w:r>
              <w:t>1.333</w:t>
            </w:r>
          </w:p>
        </w:tc>
        <w:tc>
          <w:tcPr>
            <w:tcW w:w="5372" w:type="dxa"/>
            <w:tcMar>
              <w:top w:w="60" w:type="dxa"/>
              <w:left w:w="90" w:type="dxa"/>
              <w:bottom w:w="60" w:type="dxa"/>
              <w:right w:w="90" w:type="dxa"/>
            </w:tcMar>
            <w:vAlign w:val="center"/>
          </w:tcPr>
          <w:p w14:paraId="05E4818B" w14:textId="77777777" w:rsidR="00BE0011" w:rsidRDefault="004C25F4">
            <w:pPr>
              <w:spacing w:line="264" w:lineRule="auto"/>
              <w:jc w:val="center"/>
            </w:pPr>
            <w:r>
              <w:t>High IV — reviewed, retained</w:t>
            </w:r>
          </w:p>
        </w:tc>
      </w:tr>
      <w:tr w:rsidR="00BE0011" w14:paraId="099DD1BF" w14:textId="77777777">
        <w:tc>
          <w:tcPr>
            <w:tcW w:w="2600" w:type="dxa"/>
            <w:tcMar>
              <w:top w:w="60" w:type="dxa"/>
              <w:left w:w="90" w:type="dxa"/>
              <w:bottom w:w="60" w:type="dxa"/>
              <w:right w:w="90" w:type="dxa"/>
            </w:tcMar>
            <w:vAlign w:val="center"/>
          </w:tcPr>
          <w:p w14:paraId="003EF698" w14:textId="77777777" w:rsidR="00BE0011" w:rsidRDefault="004C25F4">
            <w:pPr>
              <w:spacing w:line="264" w:lineRule="auto"/>
            </w:pPr>
            <w:r>
              <w:t>MJACCTTYPCD</w:t>
            </w:r>
          </w:p>
        </w:tc>
        <w:tc>
          <w:tcPr>
            <w:tcW w:w="1100" w:type="dxa"/>
            <w:tcMar>
              <w:top w:w="60" w:type="dxa"/>
              <w:left w:w="90" w:type="dxa"/>
              <w:bottom w:w="60" w:type="dxa"/>
              <w:right w:w="90" w:type="dxa"/>
            </w:tcMar>
            <w:vAlign w:val="center"/>
          </w:tcPr>
          <w:p w14:paraId="0A86D6D3" w14:textId="77777777" w:rsidR="00BE0011" w:rsidRDefault="004C25F4">
            <w:pPr>
              <w:spacing w:line="264" w:lineRule="auto"/>
              <w:jc w:val="center"/>
            </w:pPr>
            <w:r>
              <w:t>0.970</w:t>
            </w:r>
          </w:p>
        </w:tc>
        <w:tc>
          <w:tcPr>
            <w:tcW w:w="5372" w:type="dxa"/>
            <w:tcMar>
              <w:top w:w="60" w:type="dxa"/>
              <w:left w:w="90" w:type="dxa"/>
              <w:bottom w:w="60" w:type="dxa"/>
              <w:right w:w="90" w:type="dxa"/>
            </w:tcMar>
            <w:vAlign w:val="center"/>
          </w:tcPr>
          <w:p w14:paraId="71EC1991" w14:textId="77777777" w:rsidR="00BE0011" w:rsidRDefault="004C25F4">
            <w:pPr>
              <w:spacing w:line="264" w:lineRule="auto"/>
              <w:jc w:val="center"/>
            </w:pPr>
            <w:r>
              <w:t>Very strong</w:t>
            </w:r>
          </w:p>
        </w:tc>
      </w:tr>
      <w:tr w:rsidR="00BE0011" w14:paraId="57AB7C05" w14:textId="77777777">
        <w:tc>
          <w:tcPr>
            <w:tcW w:w="2600" w:type="dxa"/>
            <w:tcMar>
              <w:top w:w="60" w:type="dxa"/>
              <w:left w:w="90" w:type="dxa"/>
              <w:bottom w:w="60" w:type="dxa"/>
              <w:right w:w="90" w:type="dxa"/>
            </w:tcMar>
            <w:vAlign w:val="center"/>
          </w:tcPr>
          <w:p w14:paraId="06843D52" w14:textId="77777777" w:rsidR="00BE0011" w:rsidRDefault="004C25F4">
            <w:pPr>
              <w:spacing w:line="264" w:lineRule="auto"/>
            </w:pPr>
            <w:r>
              <w:t>LAISUAT (interest rate)</w:t>
            </w:r>
          </w:p>
        </w:tc>
        <w:tc>
          <w:tcPr>
            <w:tcW w:w="1100" w:type="dxa"/>
            <w:tcMar>
              <w:top w:w="60" w:type="dxa"/>
              <w:left w:w="90" w:type="dxa"/>
              <w:bottom w:w="60" w:type="dxa"/>
              <w:right w:w="90" w:type="dxa"/>
            </w:tcMar>
            <w:vAlign w:val="center"/>
          </w:tcPr>
          <w:p w14:paraId="1A31175B" w14:textId="77777777" w:rsidR="00BE0011" w:rsidRDefault="004C25F4">
            <w:pPr>
              <w:spacing w:line="264" w:lineRule="auto"/>
              <w:jc w:val="center"/>
            </w:pPr>
            <w:r>
              <w:t>0.785</w:t>
            </w:r>
          </w:p>
        </w:tc>
        <w:tc>
          <w:tcPr>
            <w:tcW w:w="5372" w:type="dxa"/>
            <w:tcMar>
              <w:top w:w="60" w:type="dxa"/>
              <w:left w:w="90" w:type="dxa"/>
              <w:bottom w:w="60" w:type="dxa"/>
              <w:right w:w="90" w:type="dxa"/>
            </w:tcMar>
            <w:vAlign w:val="center"/>
          </w:tcPr>
          <w:p w14:paraId="6859CA1C" w14:textId="77777777" w:rsidR="00BE0011" w:rsidRDefault="004C25F4">
            <w:pPr>
              <w:spacing w:line="264" w:lineRule="auto"/>
              <w:jc w:val="center"/>
            </w:pPr>
            <w:r>
              <w:t>Very strong</w:t>
            </w:r>
          </w:p>
        </w:tc>
      </w:tr>
      <w:tr w:rsidR="00BE0011" w14:paraId="0DE9A63A" w14:textId="77777777">
        <w:tc>
          <w:tcPr>
            <w:tcW w:w="2600" w:type="dxa"/>
            <w:tcMar>
              <w:top w:w="60" w:type="dxa"/>
              <w:left w:w="90" w:type="dxa"/>
              <w:bottom w:w="60" w:type="dxa"/>
              <w:right w:w="90" w:type="dxa"/>
            </w:tcMar>
            <w:vAlign w:val="center"/>
          </w:tcPr>
          <w:p w14:paraId="68C1C293" w14:textId="77777777" w:rsidR="00BE0011" w:rsidRDefault="004C25F4">
            <w:pPr>
              <w:spacing w:line="264" w:lineRule="auto"/>
            </w:pPr>
            <w:r>
              <w:t>BASE_BAL</w:t>
            </w:r>
          </w:p>
        </w:tc>
        <w:tc>
          <w:tcPr>
            <w:tcW w:w="1100" w:type="dxa"/>
            <w:tcMar>
              <w:top w:w="60" w:type="dxa"/>
              <w:left w:w="90" w:type="dxa"/>
              <w:bottom w:w="60" w:type="dxa"/>
              <w:right w:w="90" w:type="dxa"/>
            </w:tcMar>
            <w:vAlign w:val="center"/>
          </w:tcPr>
          <w:p w14:paraId="6C527DC8" w14:textId="77777777" w:rsidR="00BE0011" w:rsidRDefault="004C25F4">
            <w:pPr>
              <w:spacing w:line="264" w:lineRule="auto"/>
              <w:jc w:val="center"/>
            </w:pPr>
            <w:r>
              <w:t>0.536</w:t>
            </w:r>
          </w:p>
        </w:tc>
        <w:tc>
          <w:tcPr>
            <w:tcW w:w="5372" w:type="dxa"/>
            <w:tcMar>
              <w:top w:w="60" w:type="dxa"/>
              <w:left w:w="90" w:type="dxa"/>
              <w:bottom w:w="60" w:type="dxa"/>
              <w:right w:w="90" w:type="dxa"/>
            </w:tcMar>
            <w:vAlign w:val="center"/>
          </w:tcPr>
          <w:p w14:paraId="33B04F94" w14:textId="77777777" w:rsidR="00BE0011" w:rsidRDefault="004C25F4">
            <w:pPr>
              <w:spacing w:line="264" w:lineRule="auto"/>
              <w:jc w:val="center"/>
            </w:pPr>
            <w:r>
              <w:t>Very strong</w:t>
            </w:r>
          </w:p>
        </w:tc>
      </w:tr>
      <w:tr w:rsidR="00BE0011" w14:paraId="24352FE0" w14:textId="77777777">
        <w:tc>
          <w:tcPr>
            <w:tcW w:w="2600" w:type="dxa"/>
            <w:tcMar>
              <w:top w:w="60" w:type="dxa"/>
              <w:left w:w="90" w:type="dxa"/>
              <w:bottom w:w="60" w:type="dxa"/>
              <w:right w:w="90" w:type="dxa"/>
            </w:tcMar>
            <w:vAlign w:val="center"/>
          </w:tcPr>
          <w:p w14:paraId="579AC128" w14:textId="77777777" w:rsidR="00BE0011" w:rsidRDefault="004C25F4">
            <w:pPr>
              <w:spacing w:line="264" w:lineRule="auto"/>
            </w:pPr>
            <w:r>
              <w:t>PARENTORGNBR</w:t>
            </w:r>
          </w:p>
        </w:tc>
        <w:tc>
          <w:tcPr>
            <w:tcW w:w="1100" w:type="dxa"/>
            <w:tcMar>
              <w:top w:w="60" w:type="dxa"/>
              <w:left w:w="90" w:type="dxa"/>
              <w:bottom w:w="60" w:type="dxa"/>
              <w:right w:w="90" w:type="dxa"/>
            </w:tcMar>
            <w:vAlign w:val="center"/>
          </w:tcPr>
          <w:p w14:paraId="66F0FD50" w14:textId="77777777" w:rsidR="00BE0011" w:rsidRDefault="004C25F4">
            <w:pPr>
              <w:spacing w:line="264" w:lineRule="auto"/>
              <w:jc w:val="center"/>
            </w:pPr>
            <w:r>
              <w:t>0.320</w:t>
            </w:r>
          </w:p>
        </w:tc>
        <w:tc>
          <w:tcPr>
            <w:tcW w:w="5372" w:type="dxa"/>
            <w:tcMar>
              <w:top w:w="60" w:type="dxa"/>
              <w:left w:w="90" w:type="dxa"/>
              <w:bottom w:w="60" w:type="dxa"/>
              <w:right w:w="90" w:type="dxa"/>
            </w:tcMar>
            <w:vAlign w:val="center"/>
          </w:tcPr>
          <w:p w14:paraId="4632C17A" w14:textId="77777777" w:rsidR="00BE0011" w:rsidRDefault="004C25F4">
            <w:pPr>
              <w:spacing w:line="264" w:lineRule="auto"/>
              <w:jc w:val="center"/>
            </w:pPr>
            <w:r>
              <w:t>Strong</w:t>
            </w:r>
          </w:p>
        </w:tc>
      </w:tr>
      <w:tr w:rsidR="00BE0011" w14:paraId="25AABEE6" w14:textId="77777777">
        <w:tc>
          <w:tcPr>
            <w:tcW w:w="2600" w:type="dxa"/>
            <w:tcMar>
              <w:top w:w="60" w:type="dxa"/>
              <w:left w:w="90" w:type="dxa"/>
              <w:bottom w:w="60" w:type="dxa"/>
              <w:right w:w="90" w:type="dxa"/>
            </w:tcMar>
            <w:vAlign w:val="center"/>
          </w:tcPr>
          <w:p w14:paraId="277A73F3" w14:textId="77777777" w:rsidR="00BE0011" w:rsidRDefault="004C25F4">
            <w:pPr>
              <w:spacing w:line="264" w:lineRule="auto"/>
            </w:pPr>
            <w:r>
              <w:t>CURR_BAL</w:t>
            </w:r>
          </w:p>
        </w:tc>
        <w:tc>
          <w:tcPr>
            <w:tcW w:w="1100" w:type="dxa"/>
            <w:tcMar>
              <w:top w:w="60" w:type="dxa"/>
              <w:left w:w="90" w:type="dxa"/>
              <w:bottom w:w="60" w:type="dxa"/>
              <w:right w:w="90" w:type="dxa"/>
            </w:tcMar>
            <w:vAlign w:val="center"/>
          </w:tcPr>
          <w:p w14:paraId="1FBF075F" w14:textId="77777777" w:rsidR="00BE0011" w:rsidRDefault="004C25F4">
            <w:pPr>
              <w:spacing w:line="264" w:lineRule="auto"/>
              <w:jc w:val="center"/>
            </w:pPr>
            <w:r>
              <w:t>0.259</w:t>
            </w:r>
          </w:p>
        </w:tc>
        <w:tc>
          <w:tcPr>
            <w:tcW w:w="5372" w:type="dxa"/>
            <w:tcMar>
              <w:top w:w="60" w:type="dxa"/>
              <w:left w:w="90" w:type="dxa"/>
              <w:bottom w:w="60" w:type="dxa"/>
              <w:right w:w="90" w:type="dxa"/>
            </w:tcMar>
            <w:vAlign w:val="center"/>
          </w:tcPr>
          <w:p w14:paraId="7E8A9608" w14:textId="77777777" w:rsidR="00BE0011" w:rsidRDefault="004C25F4">
            <w:pPr>
              <w:spacing w:line="264" w:lineRule="auto"/>
              <w:jc w:val="center"/>
            </w:pPr>
            <w:r>
              <w:t>Medium</w:t>
            </w:r>
          </w:p>
        </w:tc>
      </w:tr>
      <w:tr w:rsidR="00BE0011" w14:paraId="265846A8" w14:textId="77777777">
        <w:tc>
          <w:tcPr>
            <w:tcW w:w="2600" w:type="dxa"/>
            <w:tcMar>
              <w:top w:w="60" w:type="dxa"/>
              <w:left w:w="90" w:type="dxa"/>
              <w:bottom w:w="60" w:type="dxa"/>
              <w:right w:w="90" w:type="dxa"/>
            </w:tcMar>
            <w:vAlign w:val="center"/>
          </w:tcPr>
          <w:p w14:paraId="226A3920" w14:textId="77777777" w:rsidR="00BE0011" w:rsidRDefault="004C25F4">
            <w:pPr>
              <w:spacing w:line="264" w:lineRule="auto"/>
            </w:pPr>
            <w:r>
              <w:t>ORGNBR</w:t>
            </w:r>
          </w:p>
        </w:tc>
        <w:tc>
          <w:tcPr>
            <w:tcW w:w="1100" w:type="dxa"/>
            <w:tcMar>
              <w:top w:w="60" w:type="dxa"/>
              <w:left w:w="90" w:type="dxa"/>
              <w:bottom w:w="60" w:type="dxa"/>
              <w:right w:w="90" w:type="dxa"/>
            </w:tcMar>
            <w:vAlign w:val="center"/>
          </w:tcPr>
          <w:p w14:paraId="601E439C" w14:textId="77777777" w:rsidR="00BE0011" w:rsidRDefault="004C25F4">
            <w:pPr>
              <w:spacing w:line="264" w:lineRule="auto"/>
              <w:jc w:val="center"/>
            </w:pPr>
            <w:r>
              <w:t>0.182</w:t>
            </w:r>
          </w:p>
        </w:tc>
        <w:tc>
          <w:tcPr>
            <w:tcW w:w="5372" w:type="dxa"/>
            <w:tcMar>
              <w:top w:w="60" w:type="dxa"/>
              <w:left w:w="90" w:type="dxa"/>
              <w:bottom w:w="60" w:type="dxa"/>
              <w:right w:w="90" w:type="dxa"/>
            </w:tcMar>
            <w:vAlign w:val="center"/>
          </w:tcPr>
          <w:p w14:paraId="0414A05A" w14:textId="77777777" w:rsidR="00BE0011" w:rsidRDefault="004C25F4">
            <w:pPr>
              <w:spacing w:line="264" w:lineRule="auto"/>
              <w:jc w:val="center"/>
            </w:pPr>
            <w:r>
              <w:t>Medium</w:t>
            </w:r>
          </w:p>
        </w:tc>
      </w:tr>
      <w:tr w:rsidR="00BE0011" w14:paraId="68649EC1" w14:textId="77777777">
        <w:tc>
          <w:tcPr>
            <w:tcW w:w="2600" w:type="dxa"/>
            <w:tcMar>
              <w:top w:w="60" w:type="dxa"/>
              <w:left w:w="90" w:type="dxa"/>
              <w:bottom w:w="60" w:type="dxa"/>
              <w:right w:w="90" w:type="dxa"/>
            </w:tcMar>
            <w:vAlign w:val="center"/>
          </w:tcPr>
          <w:p w14:paraId="239B6A15" w14:textId="77777777" w:rsidR="00BE0011" w:rsidRDefault="004C25F4">
            <w:pPr>
              <w:spacing w:line="264" w:lineRule="auto"/>
            </w:pPr>
            <w:r>
              <w:t>SEX</w:t>
            </w:r>
          </w:p>
        </w:tc>
        <w:tc>
          <w:tcPr>
            <w:tcW w:w="1100" w:type="dxa"/>
            <w:tcMar>
              <w:top w:w="60" w:type="dxa"/>
              <w:left w:w="90" w:type="dxa"/>
              <w:bottom w:w="60" w:type="dxa"/>
              <w:right w:w="90" w:type="dxa"/>
            </w:tcMar>
            <w:vAlign w:val="center"/>
          </w:tcPr>
          <w:p w14:paraId="1C41734F" w14:textId="77777777" w:rsidR="00BE0011" w:rsidRDefault="004C25F4">
            <w:pPr>
              <w:spacing w:line="264" w:lineRule="auto"/>
              <w:jc w:val="center"/>
            </w:pPr>
            <w:r>
              <w:t>0.008</w:t>
            </w:r>
          </w:p>
        </w:tc>
        <w:tc>
          <w:tcPr>
            <w:tcW w:w="5372" w:type="dxa"/>
            <w:tcMar>
              <w:top w:w="60" w:type="dxa"/>
              <w:left w:w="90" w:type="dxa"/>
              <w:bottom w:w="60" w:type="dxa"/>
              <w:right w:w="90" w:type="dxa"/>
            </w:tcMar>
            <w:vAlign w:val="center"/>
          </w:tcPr>
          <w:p w14:paraId="15F162B6" w14:textId="77777777" w:rsidR="00BE0011" w:rsidRDefault="004C25F4">
            <w:pPr>
              <w:spacing w:line="264" w:lineRule="auto"/>
              <w:jc w:val="center"/>
            </w:pPr>
            <w:r>
              <w:t>Useless</w:t>
            </w:r>
          </w:p>
        </w:tc>
      </w:tr>
      <w:tr w:rsidR="00BE0011" w14:paraId="2C760F84" w14:textId="77777777">
        <w:tc>
          <w:tcPr>
            <w:tcW w:w="2600" w:type="dxa"/>
            <w:tcMar>
              <w:top w:w="60" w:type="dxa"/>
              <w:left w:w="90" w:type="dxa"/>
              <w:bottom w:w="60" w:type="dxa"/>
              <w:right w:w="90" w:type="dxa"/>
            </w:tcMar>
            <w:vAlign w:val="center"/>
          </w:tcPr>
          <w:p w14:paraId="772B4C9E" w14:textId="77777777" w:rsidR="00BE0011" w:rsidRDefault="004C25F4">
            <w:pPr>
              <w:spacing w:line="264" w:lineRule="auto"/>
            </w:pPr>
            <w:r>
              <w:t>LOAIKH (customer type)</w:t>
            </w:r>
          </w:p>
        </w:tc>
        <w:tc>
          <w:tcPr>
            <w:tcW w:w="1100" w:type="dxa"/>
            <w:tcMar>
              <w:top w:w="60" w:type="dxa"/>
              <w:left w:w="90" w:type="dxa"/>
              <w:bottom w:w="60" w:type="dxa"/>
              <w:right w:w="90" w:type="dxa"/>
            </w:tcMar>
            <w:vAlign w:val="center"/>
          </w:tcPr>
          <w:p w14:paraId="532748ED" w14:textId="77777777" w:rsidR="00BE0011" w:rsidRDefault="004C25F4">
            <w:pPr>
              <w:spacing w:line="264" w:lineRule="auto"/>
              <w:jc w:val="center"/>
            </w:pPr>
            <w:r>
              <w:t>0.000</w:t>
            </w:r>
          </w:p>
        </w:tc>
        <w:tc>
          <w:tcPr>
            <w:tcW w:w="5372" w:type="dxa"/>
            <w:tcMar>
              <w:top w:w="60" w:type="dxa"/>
              <w:left w:w="90" w:type="dxa"/>
              <w:bottom w:w="60" w:type="dxa"/>
              <w:right w:w="90" w:type="dxa"/>
            </w:tcMar>
            <w:vAlign w:val="center"/>
          </w:tcPr>
          <w:p w14:paraId="25258BEF" w14:textId="77777777" w:rsidR="00BE0011" w:rsidRDefault="004C25F4">
            <w:pPr>
              <w:spacing w:line="264" w:lineRule="auto"/>
              <w:jc w:val="center"/>
            </w:pPr>
            <w:r>
              <w:t>Useless</w:t>
            </w:r>
          </w:p>
        </w:tc>
      </w:tr>
    </w:tbl>
    <w:p w14:paraId="483DFD90" w14:textId="77777777" w:rsidR="00BE0011" w:rsidRDefault="004C25F4">
      <w:pPr>
        <w:spacing w:after="200" w:line="360" w:lineRule="auto"/>
        <w:ind w:firstLine="400"/>
      </w:pPr>
      <w:r>
        <w:rPr>
          <w:sz w:val="24"/>
          <w:szCs w:val="24"/>
        </w:rPr>
        <w:t>Because SEX and LOAIKH carry effectively no separating information, the main modelling configuration uses the remaining 11 features (the 13-variable pool minus these two), while the full 13-variable pool is retained for the top-k feature-efficiency experiment in Section 4.2.</w:t>
      </w:r>
    </w:p>
    <w:p w14:paraId="0D356983" w14:textId="74E0D2F0" w:rsidR="00BE0011" w:rsidRDefault="004C25F4">
      <w:pPr>
        <w:spacing w:after="200" w:line="360" w:lineRule="auto"/>
      </w:pPr>
      <w:r>
        <w:rPr>
          <w:sz w:val="24"/>
          <w:rPrChange w:id="77" w:author="Revision v4 to v5" w:date="2026-09-16T00:02:00Z">
            <w:rPr>
              <w:b/>
              <w:sz w:val="24"/>
            </w:rPr>
          </w:rPrChange>
        </w:rPr>
        <w:t xml:space="preserve">A closer look at DAYS_TO_MATURITY. </w:t>
      </w:r>
      <w:r>
        <w:rPr>
          <w:sz w:val="24"/>
          <w:szCs w:val="24"/>
        </w:rPr>
        <w:t xml:space="preserve">Its IV of 4.554 is markedly higher than any other admissible variable, and — as Section 4.3 shows — it is also the single dominant SHAP predictor under both models </w:t>
      </w:r>
      <w:del w:id="78" w:author="Revision v4 to v5" w:date="2026-09-16T00:02:00Z">
        <w:r w:rsidR="0002162A">
          <w:rPr>
            <w:sz w:val="24"/>
            <w:szCs w:val="24"/>
          </w:rPr>
          <w:delText>tested.</w:delText>
        </w:r>
      </w:del>
      <w:ins w:id="79" w:author="Revision v4 to v5" w:date="2026-09-16T00:02:00Z">
        <w:r>
          <w:rPr>
            <w:sz w:val="24"/>
            <w:szCs w:val="24"/>
          </w:rPr>
          <w:t>and both imbalance treatments.</w:t>
        </w:r>
      </w:ins>
      <w:r>
        <w:rPr>
          <w:sz w:val="24"/>
          <w:szCs w:val="24"/>
        </w:rPr>
        <w:t xml:space="preserve"> This combination warrants a direct check of whether the variable is a genuine, non-deterministic risk signal or, like NHOMNO in Section 3.3, effectively a restatement of the classification rule. Two definitional points bound the concern before turning to the data: DAYS_TO_MATURITY is computed from NGAYDENHAN, the loan's original contractual maturity date, not from a payment-due date; and the raw 21-column file contains no “days overdue on payment” / “days past due” field of any kind, so the two concepts cannot be compared directly — only inferred indirectly, as done here.</w:t>
      </w:r>
    </w:p>
    <w:p w14:paraId="551D8527" w14:textId="77777777" w:rsidR="00BE0011" w:rsidRDefault="004C25F4">
      <w:pPr>
        <w:spacing w:after="200" w:line="360" w:lineRule="auto"/>
        <w:ind w:firstLine="400"/>
      </w:pPr>
      <w:r>
        <w:rPr>
          <w:sz w:val="24"/>
          <w:szCs w:val="24"/>
        </w:rPr>
        <w:t>Table 2b reports the distribution of DAYS_TO_MATURITY by debt group and the share of each group already past its original maturity date (DAYS_TO_MATURITY &lt; 0) as of the reference date.</w:t>
      </w:r>
    </w:p>
    <w:p w14:paraId="688A1CB5" w14:textId="77777777" w:rsidR="00BE0011" w:rsidRDefault="004C25F4">
      <w:pPr>
        <w:spacing w:before="160" w:after="120" w:line="276" w:lineRule="auto"/>
        <w:jc w:val="center"/>
      </w:pPr>
      <w:r>
        <w:rPr>
          <w:b/>
          <w:bCs/>
          <w:sz w:val="22"/>
          <w:szCs w:val="22"/>
        </w:rPr>
        <w:t xml:space="preserve">Table 2b. </w:t>
      </w:r>
      <w:r>
        <w:rPr>
          <w:sz w:val="22"/>
          <w:szCs w:val="22"/>
        </w:rPr>
        <w:t>DAYS_TO_MATURITY by debt group, and share already past original maturity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250"/>
        <w:gridCol w:w="1300"/>
        <w:gridCol w:w="1300"/>
        <w:gridCol w:w="1672"/>
      </w:tblGrid>
      <w:tr w:rsidR="00BE0011" w14:paraId="69339B10" w14:textId="77777777">
        <w:trPr>
          <w:tblHeader/>
        </w:trPr>
        <w:tc>
          <w:tcPr>
            <w:tcW w:w="2300" w:type="dxa"/>
            <w:shd w:val="clear" w:color="auto" w:fill="D9D9D9"/>
            <w:tcMar>
              <w:top w:w="60" w:type="dxa"/>
              <w:left w:w="90" w:type="dxa"/>
              <w:bottom w:w="60" w:type="dxa"/>
              <w:right w:w="90" w:type="dxa"/>
            </w:tcMar>
            <w:vAlign w:val="center"/>
          </w:tcPr>
          <w:p w14:paraId="157C290B" w14:textId="77777777" w:rsidR="00BE0011" w:rsidRDefault="004C25F4">
            <w:pPr>
              <w:spacing w:line="264" w:lineRule="auto"/>
            </w:pPr>
            <w:r>
              <w:rPr>
                <w:b/>
                <w:bCs/>
              </w:rPr>
              <w:t>Group</w:t>
            </w:r>
          </w:p>
        </w:tc>
        <w:tc>
          <w:tcPr>
            <w:tcW w:w="1250" w:type="dxa"/>
            <w:shd w:val="clear" w:color="auto" w:fill="D9D9D9"/>
            <w:tcMar>
              <w:top w:w="60" w:type="dxa"/>
              <w:left w:w="90" w:type="dxa"/>
              <w:bottom w:w="60" w:type="dxa"/>
              <w:right w:w="90" w:type="dxa"/>
            </w:tcMar>
            <w:vAlign w:val="center"/>
          </w:tcPr>
          <w:p w14:paraId="573F43F1" w14:textId="77777777" w:rsidR="00BE0011" w:rsidRDefault="004C25F4">
            <w:pPr>
              <w:spacing w:line="264" w:lineRule="auto"/>
              <w:jc w:val="center"/>
            </w:pPr>
            <w:r>
              <w:rPr>
                <w:b/>
                <w:bCs/>
              </w:rPr>
              <w:t>Mean</w:t>
            </w:r>
          </w:p>
        </w:tc>
        <w:tc>
          <w:tcPr>
            <w:tcW w:w="1250" w:type="dxa"/>
            <w:shd w:val="clear" w:color="auto" w:fill="D9D9D9"/>
            <w:tcMar>
              <w:top w:w="60" w:type="dxa"/>
              <w:left w:w="90" w:type="dxa"/>
              <w:bottom w:w="60" w:type="dxa"/>
              <w:right w:w="90" w:type="dxa"/>
            </w:tcMar>
            <w:vAlign w:val="center"/>
          </w:tcPr>
          <w:p w14:paraId="311E5030" w14:textId="77777777" w:rsidR="00BE0011" w:rsidRDefault="004C25F4">
            <w:pPr>
              <w:spacing w:line="264" w:lineRule="auto"/>
              <w:jc w:val="center"/>
            </w:pPr>
            <w:r>
              <w:rPr>
                <w:b/>
                <w:bCs/>
              </w:rPr>
              <w:t>Median</w:t>
            </w:r>
          </w:p>
        </w:tc>
        <w:tc>
          <w:tcPr>
            <w:tcW w:w="1300" w:type="dxa"/>
            <w:shd w:val="clear" w:color="auto" w:fill="D9D9D9"/>
            <w:tcMar>
              <w:top w:w="60" w:type="dxa"/>
              <w:left w:w="90" w:type="dxa"/>
              <w:bottom w:w="60" w:type="dxa"/>
              <w:right w:w="90" w:type="dxa"/>
            </w:tcMar>
            <w:vAlign w:val="center"/>
          </w:tcPr>
          <w:p w14:paraId="72F720E5" w14:textId="77777777" w:rsidR="00BE0011" w:rsidRDefault="004C25F4">
            <w:pPr>
              <w:spacing w:line="264" w:lineRule="auto"/>
              <w:jc w:val="center"/>
            </w:pPr>
            <w:r>
              <w:rPr>
                <w:b/>
                <w:bCs/>
              </w:rPr>
              <w:t>Min</w:t>
            </w:r>
          </w:p>
        </w:tc>
        <w:tc>
          <w:tcPr>
            <w:tcW w:w="1300" w:type="dxa"/>
            <w:shd w:val="clear" w:color="auto" w:fill="D9D9D9"/>
            <w:tcMar>
              <w:top w:w="60" w:type="dxa"/>
              <w:left w:w="90" w:type="dxa"/>
              <w:bottom w:w="60" w:type="dxa"/>
              <w:right w:w="90" w:type="dxa"/>
            </w:tcMar>
            <w:vAlign w:val="center"/>
          </w:tcPr>
          <w:p w14:paraId="0DB5DAC5" w14:textId="77777777" w:rsidR="00BE0011" w:rsidRDefault="004C25F4">
            <w:pPr>
              <w:spacing w:line="264" w:lineRule="auto"/>
              <w:jc w:val="center"/>
            </w:pPr>
            <w:r>
              <w:rPr>
                <w:b/>
                <w:bCs/>
              </w:rPr>
              <w:t>Max</w:t>
            </w:r>
          </w:p>
        </w:tc>
        <w:tc>
          <w:tcPr>
            <w:tcW w:w="1672" w:type="dxa"/>
            <w:shd w:val="clear" w:color="auto" w:fill="D9D9D9"/>
            <w:tcMar>
              <w:top w:w="60" w:type="dxa"/>
              <w:left w:w="90" w:type="dxa"/>
              <w:bottom w:w="60" w:type="dxa"/>
              <w:right w:w="90" w:type="dxa"/>
            </w:tcMar>
            <w:vAlign w:val="center"/>
          </w:tcPr>
          <w:p w14:paraId="1496687F" w14:textId="77777777" w:rsidR="00BE0011" w:rsidRDefault="004C25F4">
            <w:pPr>
              <w:spacing w:line="264" w:lineRule="auto"/>
              <w:jc w:val="center"/>
            </w:pPr>
            <w:r>
              <w:rPr>
                <w:b/>
                <w:bCs/>
              </w:rPr>
              <w:t>Share with &lt; 0</w:t>
            </w:r>
          </w:p>
        </w:tc>
      </w:tr>
      <w:tr w:rsidR="00BE0011" w14:paraId="2B260041" w14:textId="77777777">
        <w:tc>
          <w:tcPr>
            <w:tcW w:w="2300" w:type="dxa"/>
            <w:tcMar>
              <w:top w:w="60" w:type="dxa"/>
              <w:left w:w="90" w:type="dxa"/>
              <w:bottom w:w="60" w:type="dxa"/>
              <w:right w:w="90" w:type="dxa"/>
            </w:tcMar>
            <w:vAlign w:val="center"/>
          </w:tcPr>
          <w:p w14:paraId="7BD0A73A" w14:textId="77777777" w:rsidR="00BE0011" w:rsidRDefault="004C25F4">
            <w:pPr>
              <w:spacing w:line="264" w:lineRule="auto"/>
            </w:pPr>
            <w:r>
              <w:t>1 (standard)</w:t>
            </w:r>
          </w:p>
        </w:tc>
        <w:tc>
          <w:tcPr>
            <w:tcW w:w="1250" w:type="dxa"/>
            <w:tcMar>
              <w:top w:w="60" w:type="dxa"/>
              <w:left w:w="90" w:type="dxa"/>
              <w:bottom w:w="60" w:type="dxa"/>
              <w:right w:w="90" w:type="dxa"/>
            </w:tcMar>
            <w:vAlign w:val="center"/>
          </w:tcPr>
          <w:p w14:paraId="0EAC43ED" w14:textId="77777777" w:rsidR="00BE0011" w:rsidRDefault="004C25F4">
            <w:pPr>
              <w:spacing w:line="264" w:lineRule="auto"/>
              <w:jc w:val="center"/>
            </w:pPr>
            <w:r>
              <w:t>1,112.0</w:t>
            </w:r>
          </w:p>
        </w:tc>
        <w:tc>
          <w:tcPr>
            <w:tcW w:w="1250" w:type="dxa"/>
            <w:tcMar>
              <w:top w:w="60" w:type="dxa"/>
              <w:left w:w="90" w:type="dxa"/>
              <w:bottom w:w="60" w:type="dxa"/>
              <w:right w:w="90" w:type="dxa"/>
            </w:tcMar>
            <w:vAlign w:val="center"/>
          </w:tcPr>
          <w:p w14:paraId="01B68549" w14:textId="77777777" w:rsidR="00BE0011" w:rsidRDefault="004C25F4">
            <w:pPr>
              <w:spacing w:line="264" w:lineRule="auto"/>
              <w:jc w:val="center"/>
            </w:pPr>
            <w:r>
              <w:t>224</w:t>
            </w:r>
          </w:p>
        </w:tc>
        <w:tc>
          <w:tcPr>
            <w:tcW w:w="1300" w:type="dxa"/>
            <w:tcMar>
              <w:top w:w="60" w:type="dxa"/>
              <w:left w:w="90" w:type="dxa"/>
              <w:bottom w:w="60" w:type="dxa"/>
              <w:right w:w="90" w:type="dxa"/>
            </w:tcMar>
            <w:vAlign w:val="center"/>
          </w:tcPr>
          <w:p w14:paraId="5223FF1C" w14:textId="77777777" w:rsidR="00BE0011" w:rsidRDefault="004C25F4">
            <w:pPr>
              <w:spacing w:line="264" w:lineRule="auto"/>
              <w:jc w:val="center"/>
            </w:pPr>
            <w:r>
              <w:t>−3,252</w:t>
            </w:r>
          </w:p>
        </w:tc>
        <w:tc>
          <w:tcPr>
            <w:tcW w:w="1300" w:type="dxa"/>
            <w:tcMar>
              <w:top w:w="60" w:type="dxa"/>
              <w:left w:w="90" w:type="dxa"/>
              <w:bottom w:w="60" w:type="dxa"/>
              <w:right w:w="90" w:type="dxa"/>
            </w:tcMar>
            <w:vAlign w:val="center"/>
          </w:tcPr>
          <w:p w14:paraId="49FEBADA" w14:textId="77777777" w:rsidR="00BE0011" w:rsidRDefault="004C25F4">
            <w:pPr>
              <w:spacing w:line="264" w:lineRule="auto"/>
              <w:jc w:val="center"/>
            </w:pPr>
            <w:r>
              <w:t>16,798</w:t>
            </w:r>
          </w:p>
        </w:tc>
        <w:tc>
          <w:tcPr>
            <w:tcW w:w="1672" w:type="dxa"/>
            <w:tcMar>
              <w:top w:w="60" w:type="dxa"/>
              <w:left w:w="90" w:type="dxa"/>
              <w:bottom w:w="60" w:type="dxa"/>
              <w:right w:w="90" w:type="dxa"/>
            </w:tcMar>
            <w:vAlign w:val="center"/>
          </w:tcPr>
          <w:p w14:paraId="4C531A55" w14:textId="77777777" w:rsidR="00BE0011" w:rsidRDefault="004C25F4">
            <w:pPr>
              <w:spacing w:line="264" w:lineRule="auto"/>
              <w:jc w:val="center"/>
            </w:pPr>
            <w:r>
              <w:t>35.1%</w:t>
            </w:r>
          </w:p>
        </w:tc>
      </w:tr>
      <w:tr w:rsidR="00BE0011" w14:paraId="52D73822" w14:textId="77777777">
        <w:tc>
          <w:tcPr>
            <w:tcW w:w="2300" w:type="dxa"/>
            <w:tcMar>
              <w:top w:w="60" w:type="dxa"/>
              <w:left w:w="90" w:type="dxa"/>
              <w:bottom w:w="60" w:type="dxa"/>
              <w:right w:w="90" w:type="dxa"/>
            </w:tcMar>
            <w:vAlign w:val="center"/>
          </w:tcPr>
          <w:p w14:paraId="6BE47B21" w14:textId="77777777" w:rsidR="00BE0011" w:rsidRDefault="004C25F4">
            <w:pPr>
              <w:spacing w:line="264" w:lineRule="auto"/>
            </w:pPr>
            <w:r>
              <w:t>2 (special mention)</w:t>
            </w:r>
          </w:p>
        </w:tc>
        <w:tc>
          <w:tcPr>
            <w:tcW w:w="1250" w:type="dxa"/>
            <w:tcMar>
              <w:top w:w="60" w:type="dxa"/>
              <w:left w:w="90" w:type="dxa"/>
              <w:bottom w:w="60" w:type="dxa"/>
              <w:right w:w="90" w:type="dxa"/>
            </w:tcMar>
            <w:vAlign w:val="center"/>
          </w:tcPr>
          <w:p w14:paraId="37547FB3" w14:textId="77777777" w:rsidR="00BE0011" w:rsidRDefault="004C25F4">
            <w:pPr>
              <w:spacing w:line="264" w:lineRule="auto"/>
              <w:jc w:val="center"/>
            </w:pPr>
            <w:r>
              <w:t>733.2</w:t>
            </w:r>
          </w:p>
        </w:tc>
        <w:tc>
          <w:tcPr>
            <w:tcW w:w="1250" w:type="dxa"/>
            <w:tcMar>
              <w:top w:w="60" w:type="dxa"/>
              <w:left w:w="90" w:type="dxa"/>
              <w:bottom w:w="60" w:type="dxa"/>
              <w:right w:w="90" w:type="dxa"/>
            </w:tcMar>
            <w:vAlign w:val="center"/>
          </w:tcPr>
          <w:p w14:paraId="3FB3C048" w14:textId="77777777" w:rsidR="00BE0011" w:rsidRDefault="004C25F4">
            <w:pPr>
              <w:spacing w:line="264" w:lineRule="auto"/>
              <w:jc w:val="center"/>
            </w:pPr>
            <w:r>
              <w:t>172</w:t>
            </w:r>
          </w:p>
        </w:tc>
        <w:tc>
          <w:tcPr>
            <w:tcW w:w="1300" w:type="dxa"/>
            <w:tcMar>
              <w:top w:w="60" w:type="dxa"/>
              <w:left w:w="90" w:type="dxa"/>
              <w:bottom w:w="60" w:type="dxa"/>
              <w:right w:w="90" w:type="dxa"/>
            </w:tcMar>
            <w:vAlign w:val="center"/>
          </w:tcPr>
          <w:p w14:paraId="6DE46438" w14:textId="77777777" w:rsidR="00BE0011" w:rsidRDefault="004C25F4">
            <w:pPr>
              <w:spacing w:line="264" w:lineRule="auto"/>
              <w:jc w:val="center"/>
            </w:pPr>
            <w:r>
              <w:t>−724</w:t>
            </w:r>
          </w:p>
        </w:tc>
        <w:tc>
          <w:tcPr>
            <w:tcW w:w="1300" w:type="dxa"/>
            <w:tcMar>
              <w:top w:w="60" w:type="dxa"/>
              <w:left w:w="90" w:type="dxa"/>
              <w:bottom w:w="60" w:type="dxa"/>
              <w:right w:w="90" w:type="dxa"/>
            </w:tcMar>
            <w:vAlign w:val="center"/>
          </w:tcPr>
          <w:p w14:paraId="6DE59EEB" w14:textId="77777777" w:rsidR="00BE0011" w:rsidRDefault="004C25F4">
            <w:pPr>
              <w:spacing w:line="264" w:lineRule="auto"/>
              <w:jc w:val="center"/>
            </w:pPr>
            <w:r>
              <w:t>6,549</w:t>
            </w:r>
          </w:p>
        </w:tc>
        <w:tc>
          <w:tcPr>
            <w:tcW w:w="1672" w:type="dxa"/>
            <w:tcMar>
              <w:top w:w="60" w:type="dxa"/>
              <w:left w:w="90" w:type="dxa"/>
              <w:bottom w:w="60" w:type="dxa"/>
              <w:right w:w="90" w:type="dxa"/>
            </w:tcMar>
            <w:vAlign w:val="center"/>
          </w:tcPr>
          <w:p w14:paraId="1D0E90D7" w14:textId="77777777" w:rsidR="00BE0011" w:rsidRDefault="004C25F4">
            <w:pPr>
              <w:spacing w:line="264" w:lineRule="auto"/>
              <w:jc w:val="center"/>
            </w:pPr>
            <w:r>
              <w:t>44.2%</w:t>
            </w:r>
          </w:p>
        </w:tc>
      </w:tr>
      <w:tr w:rsidR="00BE0011" w14:paraId="3BA9F93E" w14:textId="77777777">
        <w:tc>
          <w:tcPr>
            <w:tcW w:w="2300" w:type="dxa"/>
            <w:tcMar>
              <w:top w:w="60" w:type="dxa"/>
              <w:left w:w="90" w:type="dxa"/>
              <w:bottom w:w="60" w:type="dxa"/>
              <w:right w:w="90" w:type="dxa"/>
            </w:tcMar>
            <w:vAlign w:val="center"/>
          </w:tcPr>
          <w:p w14:paraId="25915AC0" w14:textId="77777777" w:rsidR="00BE0011" w:rsidRDefault="004C25F4">
            <w:pPr>
              <w:spacing w:line="264" w:lineRule="auto"/>
            </w:pPr>
            <w:r>
              <w:t>3 (sub-standard)</w:t>
            </w:r>
          </w:p>
        </w:tc>
        <w:tc>
          <w:tcPr>
            <w:tcW w:w="1250" w:type="dxa"/>
            <w:tcMar>
              <w:top w:w="60" w:type="dxa"/>
              <w:left w:w="90" w:type="dxa"/>
              <w:bottom w:w="60" w:type="dxa"/>
              <w:right w:w="90" w:type="dxa"/>
            </w:tcMar>
            <w:vAlign w:val="center"/>
          </w:tcPr>
          <w:p w14:paraId="54534EE4" w14:textId="77777777" w:rsidR="00BE0011" w:rsidRDefault="004C25F4">
            <w:pPr>
              <w:spacing w:line="264" w:lineRule="auto"/>
              <w:jc w:val="center"/>
            </w:pPr>
            <w:r>
              <w:t>327.8</w:t>
            </w:r>
          </w:p>
        </w:tc>
        <w:tc>
          <w:tcPr>
            <w:tcW w:w="1250" w:type="dxa"/>
            <w:tcMar>
              <w:top w:w="60" w:type="dxa"/>
              <w:left w:w="90" w:type="dxa"/>
              <w:bottom w:w="60" w:type="dxa"/>
              <w:right w:w="90" w:type="dxa"/>
            </w:tcMar>
            <w:vAlign w:val="center"/>
          </w:tcPr>
          <w:p w14:paraId="1B066430" w14:textId="77777777" w:rsidR="00BE0011" w:rsidRDefault="004C25F4">
            <w:pPr>
              <w:spacing w:line="264" w:lineRule="auto"/>
              <w:jc w:val="center"/>
            </w:pPr>
            <w:r>
              <w:t>−418</w:t>
            </w:r>
          </w:p>
        </w:tc>
        <w:tc>
          <w:tcPr>
            <w:tcW w:w="1300" w:type="dxa"/>
            <w:tcMar>
              <w:top w:w="60" w:type="dxa"/>
              <w:left w:w="90" w:type="dxa"/>
              <w:bottom w:w="60" w:type="dxa"/>
              <w:right w:w="90" w:type="dxa"/>
            </w:tcMar>
            <w:vAlign w:val="center"/>
          </w:tcPr>
          <w:p w14:paraId="5F3E335E" w14:textId="77777777" w:rsidR="00BE0011" w:rsidRDefault="004C25F4">
            <w:pPr>
              <w:spacing w:line="264" w:lineRule="auto"/>
              <w:jc w:val="center"/>
            </w:pPr>
            <w:r>
              <w:t>−727</w:t>
            </w:r>
          </w:p>
        </w:tc>
        <w:tc>
          <w:tcPr>
            <w:tcW w:w="1300" w:type="dxa"/>
            <w:tcMar>
              <w:top w:w="60" w:type="dxa"/>
              <w:left w:w="90" w:type="dxa"/>
              <w:bottom w:w="60" w:type="dxa"/>
              <w:right w:w="90" w:type="dxa"/>
            </w:tcMar>
            <w:vAlign w:val="center"/>
          </w:tcPr>
          <w:p w14:paraId="7045843F" w14:textId="77777777" w:rsidR="00BE0011" w:rsidRDefault="004C25F4">
            <w:pPr>
              <w:spacing w:line="264" w:lineRule="auto"/>
              <w:jc w:val="center"/>
            </w:pPr>
            <w:r>
              <w:t>6,547</w:t>
            </w:r>
          </w:p>
        </w:tc>
        <w:tc>
          <w:tcPr>
            <w:tcW w:w="1672" w:type="dxa"/>
            <w:tcMar>
              <w:top w:w="60" w:type="dxa"/>
              <w:left w:w="90" w:type="dxa"/>
              <w:bottom w:w="60" w:type="dxa"/>
              <w:right w:w="90" w:type="dxa"/>
            </w:tcMar>
            <w:vAlign w:val="center"/>
          </w:tcPr>
          <w:p w14:paraId="35EF62B1" w14:textId="77777777" w:rsidR="00BE0011" w:rsidRDefault="004C25F4">
            <w:pPr>
              <w:spacing w:line="264" w:lineRule="auto"/>
              <w:jc w:val="center"/>
            </w:pPr>
            <w:r>
              <w:t>60.3%</w:t>
            </w:r>
          </w:p>
        </w:tc>
      </w:tr>
      <w:tr w:rsidR="00BE0011" w14:paraId="7AED39AB" w14:textId="77777777">
        <w:tc>
          <w:tcPr>
            <w:tcW w:w="2300" w:type="dxa"/>
            <w:tcMar>
              <w:top w:w="60" w:type="dxa"/>
              <w:left w:w="90" w:type="dxa"/>
              <w:bottom w:w="60" w:type="dxa"/>
              <w:right w:w="90" w:type="dxa"/>
            </w:tcMar>
            <w:vAlign w:val="center"/>
          </w:tcPr>
          <w:p w14:paraId="02CB8A4E" w14:textId="77777777" w:rsidR="00BE0011" w:rsidRDefault="004C25F4">
            <w:pPr>
              <w:spacing w:line="264" w:lineRule="auto"/>
            </w:pPr>
            <w:r>
              <w:t>4 (doubtful)</w:t>
            </w:r>
          </w:p>
        </w:tc>
        <w:tc>
          <w:tcPr>
            <w:tcW w:w="1250" w:type="dxa"/>
            <w:tcMar>
              <w:top w:w="60" w:type="dxa"/>
              <w:left w:w="90" w:type="dxa"/>
              <w:bottom w:w="60" w:type="dxa"/>
              <w:right w:w="90" w:type="dxa"/>
            </w:tcMar>
            <w:vAlign w:val="center"/>
          </w:tcPr>
          <w:p w14:paraId="55859073" w14:textId="77777777" w:rsidR="00BE0011" w:rsidRDefault="004C25F4">
            <w:pPr>
              <w:spacing w:line="264" w:lineRule="auto"/>
              <w:jc w:val="center"/>
            </w:pPr>
            <w:r>
              <w:t>54.4</w:t>
            </w:r>
          </w:p>
        </w:tc>
        <w:tc>
          <w:tcPr>
            <w:tcW w:w="1250" w:type="dxa"/>
            <w:tcMar>
              <w:top w:w="60" w:type="dxa"/>
              <w:left w:w="90" w:type="dxa"/>
              <w:bottom w:w="60" w:type="dxa"/>
              <w:right w:w="90" w:type="dxa"/>
            </w:tcMar>
            <w:vAlign w:val="center"/>
          </w:tcPr>
          <w:p w14:paraId="00037BE0" w14:textId="77777777" w:rsidR="00BE0011" w:rsidRDefault="004C25F4">
            <w:pPr>
              <w:spacing w:line="264" w:lineRule="auto"/>
              <w:jc w:val="center"/>
            </w:pPr>
            <w:r>
              <w:t>−517</w:t>
            </w:r>
          </w:p>
        </w:tc>
        <w:tc>
          <w:tcPr>
            <w:tcW w:w="1300" w:type="dxa"/>
            <w:tcMar>
              <w:top w:w="60" w:type="dxa"/>
              <w:left w:w="90" w:type="dxa"/>
              <w:bottom w:w="60" w:type="dxa"/>
              <w:right w:w="90" w:type="dxa"/>
            </w:tcMar>
            <w:vAlign w:val="center"/>
          </w:tcPr>
          <w:p w14:paraId="20B400AA" w14:textId="77777777" w:rsidR="00BE0011" w:rsidRDefault="004C25F4">
            <w:pPr>
              <w:spacing w:line="264" w:lineRule="auto"/>
              <w:jc w:val="center"/>
            </w:pPr>
            <w:r>
              <w:t>−1,085</w:t>
            </w:r>
          </w:p>
        </w:tc>
        <w:tc>
          <w:tcPr>
            <w:tcW w:w="1300" w:type="dxa"/>
            <w:tcMar>
              <w:top w:w="60" w:type="dxa"/>
              <w:left w:w="90" w:type="dxa"/>
              <w:bottom w:w="60" w:type="dxa"/>
              <w:right w:w="90" w:type="dxa"/>
            </w:tcMar>
            <w:vAlign w:val="center"/>
          </w:tcPr>
          <w:p w14:paraId="348A4DC1" w14:textId="77777777" w:rsidR="00BE0011" w:rsidRDefault="004C25F4">
            <w:pPr>
              <w:spacing w:line="264" w:lineRule="auto"/>
              <w:jc w:val="center"/>
            </w:pPr>
            <w:r>
              <w:t>6,520</w:t>
            </w:r>
          </w:p>
        </w:tc>
        <w:tc>
          <w:tcPr>
            <w:tcW w:w="1672" w:type="dxa"/>
            <w:tcMar>
              <w:top w:w="60" w:type="dxa"/>
              <w:left w:w="90" w:type="dxa"/>
              <w:bottom w:w="60" w:type="dxa"/>
              <w:right w:w="90" w:type="dxa"/>
            </w:tcMar>
            <w:vAlign w:val="center"/>
          </w:tcPr>
          <w:p w14:paraId="38D5BE2B" w14:textId="77777777" w:rsidR="00BE0011" w:rsidRDefault="004C25F4">
            <w:pPr>
              <w:spacing w:line="264" w:lineRule="auto"/>
              <w:jc w:val="center"/>
            </w:pPr>
            <w:r>
              <w:t>68.1%</w:t>
            </w:r>
          </w:p>
        </w:tc>
      </w:tr>
      <w:tr w:rsidR="00BE0011" w14:paraId="4E7D4C1B" w14:textId="77777777">
        <w:tc>
          <w:tcPr>
            <w:tcW w:w="2300" w:type="dxa"/>
            <w:tcMar>
              <w:top w:w="60" w:type="dxa"/>
              <w:left w:w="90" w:type="dxa"/>
              <w:bottom w:w="60" w:type="dxa"/>
              <w:right w:w="90" w:type="dxa"/>
            </w:tcMar>
            <w:vAlign w:val="center"/>
          </w:tcPr>
          <w:p w14:paraId="79CA468F" w14:textId="77777777" w:rsidR="00BE0011" w:rsidRDefault="004C25F4">
            <w:pPr>
              <w:spacing w:line="264" w:lineRule="auto"/>
            </w:pPr>
            <w:r>
              <w:t>5 (loss)</w:t>
            </w:r>
          </w:p>
        </w:tc>
        <w:tc>
          <w:tcPr>
            <w:tcW w:w="1250" w:type="dxa"/>
            <w:tcMar>
              <w:top w:w="60" w:type="dxa"/>
              <w:left w:w="90" w:type="dxa"/>
              <w:bottom w:w="60" w:type="dxa"/>
              <w:right w:w="90" w:type="dxa"/>
            </w:tcMar>
            <w:vAlign w:val="center"/>
          </w:tcPr>
          <w:p w14:paraId="6001DC73" w14:textId="77777777" w:rsidR="00BE0011" w:rsidRDefault="004C25F4">
            <w:pPr>
              <w:spacing w:line="264" w:lineRule="auto"/>
              <w:jc w:val="center"/>
            </w:pPr>
            <w:r>
              <w:t>−1,884.8</w:t>
            </w:r>
          </w:p>
        </w:tc>
        <w:tc>
          <w:tcPr>
            <w:tcW w:w="1250" w:type="dxa"/>
            <w:tcMar>
              <w:top w:w="60" w:type="dxa"/>
              <w:left w:w="90" w:type="dxa"/>
              <w:bottom w:w="60" w:type="dxa"/>
              <w:right w:w="90" w:type="dxa"/>
            </w:tcMar>
            <w:vAlign w:val="center"/>
          </w:tcPr>
          <w:p w14:paraId="42731566" w14:textId="77777777" w:rsidR="00BE0011" w:rsidRDefault="004C25F4">
            <w:pPr>
              <w:spacing w:line="264" w:lineRule="auto"/>
              <w:jc w:val="center"/>
            </w:pPr>
            <w:r>
              <w:t>−2,236</w:t>
            </w:r>
          </w:p>
        </w:tc>
        <w:tc>
          <w:tcPr>
            <w:tcW w:w="1300" w:type="dxa"/>
            <w:tcMar>
              <w:top w:w="60" w:type="dxa"/>
              <w:left w:w="90" w:type="dxa"/>
              <w:bottom w:w="60" w:type="dxa"/>
              <w:right w:w="90" w:type="dxa"/>
            </w:tcMar>
            <w:vAlign w:val="center"/>
          </w:tcPr>
          <w:p w14:paraId="5408B9ED" w14:textId="77777777" w:rsidR="00BE0011" w:rsidRDefault="004C25F4">
            <w:pPr>
              <w:spacing w:line="264" w:lineRule="auto"/>
              <w:jc w:val="center"/>
            </w:pPr>
            <w:r>
              <w:t>−5,513</w:t>
            </w:r>
          </w:p>
        </w:tc>
        <w:tc>
          <w:tcPr>
            <w:tcW w:w="1300" w:type="dxa"/>
            <w:tcMar>
              <w:top w:w="60" w:type="dxa"/>
              <w:left w:w="90" w:type="dxa"/>
              <w:bottom w:w="60" w:type="dxa"/>
              <w:right w:w="90" w:type="dxa"/>
            </w:tcMar>
            <w:vAlign w:val="center"/>
          </w:tcPr>
          <w:p w14:paraId="6DD1AB10" w14:textId="77777777" w:rsidR="00BE0011" w:rsidRDefault="004C25F4">
            <w:pPr>
              <w:spacing w:line="264" w:lineRule="auto"/>
              <w:jc w:val="center"/>
            </w:pPr>
            <w:r>
              <w:t>6,495</w:t>
            </w:r>
          </w:p>
        </w:tc>
        <w:tc>
          <w:tcPr>
            <w:tcW w:w="1672" w:type="dxa"/>
            <w:tcMar>
              <w:top w:w="60" w:type="dxa"/>
              <w:left w:w="90" w:type="dxa"/>
              <w:bottom w:w="60" w:type="dxa"/>
              <w:right w:w="90" w:type="dxa"/>
            </w:tcMar>
            <w:vAlign w:val="center"/>
          </w:tcPr>
          <w:p w14:paraId="1F9C6938" w14:textId="77777777" w:rsidR="00BE0011" w:rsidRDefault="004C25F4">
            <w:pPr>
              <w:spacing w:line="264" w:lineRule="auto"/>
              <w:jc w:val="center"/>
            </w:pPr>
            <w:r>
              <w:t>92.1%</w:t>
            </w:r>
          </w:p>
        </w:tc>
      </w:tr>
    </w:tbl>
    <w:p w14:paraId="37DD7B94" w14:textId="77777777" w:rsidR="00BE0011" w:rsidRDefault="004C25F4">
      <w:pPr>
        <w:spacing w:before="200" w:after="40"/>
        <w:jc w:val="center"/>
      </w:pPr>
      <w:r>
        <w:rPr>
          <w:noProof/>
        </w:rPr>
        <w:drawing>
          <wp:inline distT="0" distB="0" distL="0" distR="0" wp14:anchorId="58AD9BE9" wp14:editId="17431642">
            <wp:extent cx="3619500" cy="2171700"/>
            <wp:effectExtent l="0" t="0" r="0" b="0"/>
            <wp:docPr id="327206382" name="Picture 32720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6382" name="Picture 327206382"/>
                    <pic:cNvPicPr>
                      <a:picLocks noChangeAspect="1" noChangeArrowheads="1"/>
                    </pic:cNvPicPr>
                  </pic:nvPicPr>
                  <pic:blipFill>
                    <a:blip r:embed="rId14"/>
                    <a:srcRect/>
                    <a:stretch>
                      <a:fillRect/>
                    </a:stretch>
                  </pic:blipFill>
                  <pic:spPr>
                    <a:xfrm>
                      <a:off x="0" y="0"/>
                      <a:ext cx="3619500" cy="2171700"/>
                    </a:xfrm>
                    <a:prstGeom prst="rect">
                      <a:avLst/>
                    </a:prstGeom>
                  </pic:spPr>
                </pic:pic>
              </a:graphicData>
            </a:graphic>
          </wp:inline>
        </w:drawing>
      </w:r>
    </w:p>
    <w:p w14:paraId="46DAB974" w14:textId="77777777" w:rsidR="00BE0011" w:rsidRDefault="004C25F4">
      <w:pPr>
        <w:spacing w:before="120" w:after="260" w:line="264" w:lineRule="auto"/>
        <w:jc w:val="center"/>
      </w:pPr>
      <w:r>
        <w:rPr>
          <w:b/>
          <w:bCs/>
          <w:sz w:val="21"/>
          <w:szCs w:val="21"/>
        </w:rPr>
        <w:t xml:space="preserve">Figure 4b. </w:t>
      </w:r>
      <w:r>
        <w:rPr>
          <w:i/>
          <w:iCs/>
          <w:sz w:val="21"/>
          <w:szCs w:val="21"/>
        </w:rPr>
        <w:t>Share of loans with DAYS_TO_MATURITY &lt; 0 (already past their original contractual maturity date), by debt group. The share rises with risk but is far from a 0%/100% step function at any group boundary — over a third of Group-1 loans are already past original maturity, and almost 8% of Group-5 loans are not — the pattern discussed in the text.</w:t>
      </w:r>
    </w:p>
    <w:p w14:paraId="50096511" w14:textId="77777777" w:rsidR="00BE0011" w:rsidRDefault="004C25F4">
      <w:pPr>
        <w:spacing w:after="200" w:line="360" w:lineRule="auto"/>
        <w:ind w:firstLine="400"/>
      </w:pPr>
      <w:r>
        <w:rPr>
          <w:sz w:val="24"/>
          <w:szCs w:val="24"/>
        </w:rPr>
        <w:t>The mean and median fall monotonically from Group 1 to Group 5, the pattern that motivates a leakage concern in the first place. However, two features of the table above argue against DAYS_TO_MATURITY being a simple restatement of the labelling rule. First, 35.1% of Group-1 (standard, lowest-risk) loans are already past their original maturity date yet remain classified as standard — plausibly short-term working-capital loans that were rolled over or renewed without a change in risk classification, a common practice in Vietnamese commercial lending. If the variable directly encoded the overdue-payment criterion used for classification, this share should be close to zero. Second, 7.9% of Group-5 (loss, highest-risk) loans are not past their original maturity, indicating that NHOMNOMOI also reflects information beyond original-maturity status (e.g., restructuring history or other qualitative criteria under Circular No. 11/2021/TT-NHNN, the framework applicable to this dataset per Section 2.3). As a more direct quantitative check, a univariate rule that predicts “non-performing” whenever DAYS_TO_MATURITY &lt; 0 and “performing” otherwise reconstructs the binary good/bad split (Groups 2–5 vs. Group 1) with only 67.3% accuracy and an F1-score of 0.508 on the non-performing class over the full 27,001-record dataset — far from the near-perfect reconstruction that would indicate the variable is algebraically equivalent to the label, and in clear contrast to NHOMNO in Section 3.3, whose 0.98 correlation with the target was the basis for its exclusion.</w:t>
      </w:r>
    </w:p>
    <w:p w14:paraId="1377136C" w14:textId="77777777" w:rsidR="00BE0011" w:rsidRDefault="004C25F4">
      <w:pPr>
        <w:spacing w:after="200" w:line="360" w:lineRule="auto"/>
        <w:ind w:firstLine="400"/>
      </w:pPr>
      <w:r>
        <w:rPr>
          <w:sz w:val="24"/>
          <w:szCs w:val="24"/>
        </w:rPr>
        <w:t>Taken together, this evidence is consistent with DAYS_TO_MATURITY being a strong, economically plausible predictor — a loan sitting well past its original maturity without formal renewal is a reasonable indicator of distress — rather than a hidden copy of the classification outcome. It does not, however, amount to proof: the exact quantitative criteria the source bank uses to assign NHOMNOMOI are not documented in the dataset, so a residual possibility that part of the variable's predictive power reflects an unobserved overdue-payment field correlated with it cannot be fully excluded from the data alone. This is stated as an explicit limitation in Section 5, together with a recommendation to confirm the variable's relationship to the bank's internal classification methodology before any operational use.</w:t>
      </w:r>
    </w:p>
    <w:p w14:paraId="5A30CC55" w14:textId="77777777" w:rsidR="00BE0011" w:rsidRDefault="004C25F4">
      <w:pPr>
        <w:pStyle w:val="2SEBLH3"/>
      </w:pPr>
      <w:r>
        <w:t>3.6 Models, imbalance handling and evaluation</w:t>
      </w:r>
    </w:p>
    <w:p w14:paraId="1D1BB844" w14:textId="77777777" w:rsidR="00BE0011" w:rsidRDefault="004C25F4">
      <w:pPr>
        <w:spacing w:after="200" w:line="360" w:lineRule="auto"/>
        <w:ind w:firstLine="400"/>
      </w:pPr>
      <w:r>
        <w:rPr>
          <w:sz w:val="24"/>
          <w:szCs w:val="24"/>
        </w:rPr>
        <w:t xml:space="preserve">Six classifiers were trained and compared: Logistic Regression, Decision Tree, Random Forest, XGBoost, LightGBM and CatBoost, all trained and evaluated in a single software environment (scikit-learn 1.9.0, xgboost 3.3.0, lightgbm 4.7.0, catboost 1.2.10; full versions in the Reproducibility Statement) so that every number reported below is directly comparable. </w:t>
      </w:r>
      <w:ins w:id="80" w:author="Revision v4 to v5" w:date="2026-09-16T00:02:00Z">
        <w:r>
          <w:rPr>
            <w:sz w:val="24"/>
            <w:szCs w:val="24"/>
          </w:rPr>
          <w:t xml:space="preserve">Hyperparameters were fixed a priori at the values below and were not tuned per configuration, so that the hold-out set and the cross-validation folds are never used for model selection: Logistic Regression, L2 penalty with C = 1.0 and lbfgs, max_iter = 1,000; Decision Tree, max_depth = 10 and min_samples_leaf = 10; Random Forest, 300 trees, max_depth = 15, min_samples_leaf = 5; XGBoost, 400 rounds, max_depth = 6, learning rate 0.05, subsample and colsample_bytree 0.8; LightGBM, the same settings with max_depth = 8; CatBoost, 400 iterations, depth 6, learning rate 0.05. The Decision Tree is therefore a pruned tree, not an unconstrained one — a point that matters for reading Section 4.4, where it carries the highest point estimate. Because no configuration received a tuning budget the others did not, the comparison is between algorithm families at sensible defaults rather than between fully optimised models, and Section 5 notes this as a limitation. </w:t>
        </w:r>
      </w:ins>
      <w:r>
        <w:rPr>
          <w:sz w:val="24"/>
          <w:szCs w:val="24"/>
        </w:rPr>
        <w:t>All numerical preprocessing (imputation, standardisation) was fitted on the training partition only, to prevent information from the test partition from influencing model training.</w:t>
      </w:r>
    </w:p>
    <w:p w14:paraId="4B78C4F2" w14:textId="62A02B0A" w:rsidR="00BE0011" w:rsidRDefault="004C25F4">
      <w:pPr>
        <w:spacing w:after="200" w:line="360" w:lineRule="auto"/>
        <w:ind w:firstLine="400"/>
      </w:pPr>
      <w:r>
        <w:rPr>
          <w:sz w:val="24"/>
          <w:szCs w:val="24"/>
        </w:rPr>
        <w:t xml:space="preserve">Class imbalance was handled </w:t>
      </w:r>
      <w:del w:id="81" w:author="Revision v4 to v5" w:date="2026-09-16T00:02:00Z">
        <w:r w:rsidR="0002162A">
          <w:rPr>
            <w:sz w:val="24"/>
            <w:szCs w:val="24"/>
          </w:rPr>
          <w:delText>with class weighting for the common-treatment comparison.</w:delText>
        </w:r>
      </w:del>
      <w:ins w:id="82" w:author="Revision v4 to v5" w:date="2026-09-16T00:02:00Z">
        <w:r>
          <w:rPr>
            <w:sz w:val="24"/>
            <w:szCs w:val="24"/>
          </w:rPr>
          <w:t>in two ways, and every model was run under both. The first treatment applies inverse-frequency class weights; the second applies no weighting at all. Reporting both for all six classifiers, rather than fixing one treatment and testing the other only where a model appeared to struggle, is what makes the comparison in Table 3 and Table 10 symmetric: the imbalance treatment is part of the configuration being compared, not a fixed background assumption.</w:t>
        </w:r>
      </w:ins>
      <w:r>
        <w:rPr>
          <w:sz w:val="24"/>
          <w:szCs w:val="24"/>
        </w:rPr>
        <w:t xml:space="preserve"> Five of eleven features are categorical, including nominal branch identifiers ORGNBR and PARENTORGNBR; these are </w:t>
      </w:r>
      <w:del w:id="83" w:author="Revision v4 to v5" w:date="2026-09-16T00:02:00Z">
        <w:r w:rsidR="0002162A">
          <w:rPr>
            <w:sz w:val="24"/>
            <w:szCs w:val="24"/>
          </w:rPr>
          <w:delText>no longer</w:delText>
        </w:r>
      </w:del>
      <w:ins w:id="84" w:author="Revision v4 to v5" w:date="2026-09-16T00:02:00Z">
        <w:r>
          <w:rPr>
            <w:sz w:val="24"/>
            <w:szCs w:val="24"/>
          </w:rPr>
          <w:t>not</w:t>
        </w:r>
      </w:ins>
      <w:r>
        <w:rPr>
          <w:sz w:val="24"/>
          <w:szCs w:val="24"/>
        </w:rPr>
        <w:t xml:space="preserve"> treated as continuous quantities. For non-CatBoost models they remain label-encoded, a limitation stated in Section 5. SMOTE was rejected because interpolation between encoded category values has no contractual meaning. </w:t>
      </w:r>
      <w:del w:id="85" w:author="Revision v4 to v5" w:date="2026-09-16T00:02:00Z">
        <w:r w:rsidR="0002162A">
          <w:rPr>
            <w:sz w:val="24"/>
            <w:szCs w:val="24"/>
          </w:rPr>
          <w:delText>Because weighting reduces CatBoost performance, CatBoost–none is evaluated separately</w:delText>
        </w:r>
        <w:r w:rsidR="0002162A">
          <w:rPr>
            <w:sz w:val="24"/>
            <w:szCs w:val="24"/>
          </w:rPr>
          <w:delText xml:space="preserve">. </w:delText>
        </w:r>
      </w:del>
      <w:r>
        <w:rPr>
          <w:sz w:val="24"/>
          <w:szCs w:val="24"/>
        </w:rPr>
        <w:t>Models were evaluated on the stratified 20% hold-out set using four metrics:</w:t>
      </w:r>
    </w:p>
    <w:p w14:paraId="73285340" w14:textId="77777777" w:rsidR="00BE0011" w:rsidRDefault="004C25F4">
      <w:pPr>
        <w:spacing w:before="120" w:after="200" w:line="360" w:lineRule="auto"/>
        <w:jc w:val="center"/>
      </w:pPr>
      <w:r>
        <w:rPr>
          <w:i/>
          <w:iCs/>
          <w:sz w:val="22"/>
          <w:szCs w:val="22"/>
        </w:rPr>
        <w:t>Accuracy = (Σₖ₌₁ᴷ Cₖₖ) / N          F1macro = (1/K) Σₖ₌₁ᴷ F1ₖ</w:t>
      </w:r>
    </w:p>
    <w:p w14:paraId="6D0EA832" w14:textId="77777777" w:rsidR="00BE0011" w:rsidRDefault="004C25F4">
      <w:pPr>
        <w:spacing w:before="120" w:after="200" w:line="360" w:lineRule="auto"/>
        <w:jc w:val="center"/>
      </w:pPr>
      <w:r>
        <w:rPr>
          <w:i/>
          <w:iCs/>
          <w:sz w:val="22"/>
          <w:szCs w:val="22"/>
        </w:rPr>
        <w:t>F1weighted = Σₖ₌₁ᴷ (nₖ/N)·F1ₖ          AUCmacro,OvR = (1/K) Σₖ₌₁ᴷ AUC(y⁽ᵏ⁾, p̂⁽ᵏ⁾)</w:t>
      </w:r>
    </w:p>
    <w:p w14:paraId="6657805F" w14:textId="13AE4AE5" w:rsidR="00BE0011" w:rsidRDefault="004C25F4">
      <w:pPr>
        <w:spacing w:after="200" w:line="360" w:lineRule="auto"/>
        <w:ind w:firstLine="400"/>
      </w:pPr>
      <w:r>
        <w:rPr>
          <w:sz w:val="24"/>
          <w:szCs w:val="24"/>
        </w:rPr>
        <w:t xml:space="preserve">with K = 5 classes. Because Group 1 alone accounts for 77.65% of observations, Accuracy is reported for completeness but </w:t>
      </w:r>
      <w:r>
        <w:rPr>
          <w:sz w:val="24"/>
          <w:rPrChange w:id="86" w:author="Revision v4 to v5" w:date="2026-09-16T00:02:00Z">
            <w:rPr>
              <w:b/>
              <w:sz w:val="24"/>
            </w:rPr>
          </w:rPrChange>
        </w:rPr>
        <w:t>Macro-F1 is treated as the primary criterion</w:t>
      </w:r>
      <w:r>
        <w:rPr>
          <w:sz w:val="24"/>
          <w:szCs w:val="24"/>
        </w:rPr>
        <w:t xml:space="preserve">, consistent with the imbalance literature reviewed in Section 2.2. Per-class Precision/Recall/F1 and the full 5 × 5 confusion matrix are also reported for the </w:t>
      </w:r>
      <w:del w:id="87" w:author="Revision v4 to v5" w:date="2026-09-16T00:02:00Z">
        <w:r w:rsidR="0002162A">
          <w:rPr>
            <w:sz w:val="24"/>
            <w:szCs w:val="24"/>
          </w:rPr>
          <w:delText>top model</w:delText>
        </w:r>
      </w:del>
      <w:ins w:id="88" w:author="Revision v4 to v5" w:date="2026-09-16T00:02:00Z">
        <w:r>
          <w:rPr>
            <w:sz w:val="24"/>
            <w:szCs w:val="24"/>
          </w:rPr>
          <w:t>best hold-out configuration</w:t>
        </w:r>
      </w:ins>
      <w:r>
        <w:rPr>
          <w:sz w:val="24"/>
          <w:szCs w:val="24"/>
        </w:rPr>
        <w:t xml:space="preserve"> (Section 4.1), because Macro-F1 alone does not show which debt groups drive a model's score</w:t>
      </w:r>
      <w:ins w:id="89" w:author="Revision v4 to v5" w:date="2026-09-16T00:02:00Z">
        <w:r>
          <w:rPr>
            <w:sz w:val="24"/>
            <w:szCs w:val="24"/>
          </w:rPr>
          <w:t xml:space="preserve"> — nor, as Section 4.1 shows, whether a given score was obtained through precision or through recall</w:t>
        </w:r>
      </w:ins>
      <w:r>
        <w:rPr>
          <w:sz w:val="24"/>
          <w:szCs w:val="24"/>
        </w:rPr>
        <w:t>. Because a single stratified split can make a small, split-specific gap between two close models look more decisive than it is, the single-split comparison in Table 3 is supplemented with a repeated stratified cross-validation check (5-fold, 5 repeats, 25 train/test partitions</w:t>
      </w:r>
      <w:del w:id="90" w:author="Revision v4 to v5" w:date="2026-09-16T00:02:00Z">
        <w:r w:rsidR="0002162A">
          <w:rPr>
            <w:sz w:val="24"/>
            <w:szCs w:val="24"/>
          </w:rPr>
          <w:delText xml:space="preserve"> per model)</w:delText>
        </w:r>
      </w:del>
      <w:ins w:id="91" w:author="Revision v4 to v5" w:date="2026-09-16T00:02:00Z">
        <w:r>
          <w:rPr>
            <w:sz w:val="24"/>
            <w:szCs w:val="24"/>
          </w:rPr>
          <w:t>) in which all twelve configurations are evaluated on the identical folds, so</w:t>
        </w:r>
      </w:ins>
      <w:r>
        <w:rPr>
          <w:sz w:val="24"/>
          <w:szCs w:val="24"/>
        </w:rPr>
        <w:t xml:space="preserve"> that </w:t>
      </w:r>
      <w:ins w:id="92" w:author="Revision v4 to v5" w:date="2026-09-16T00:02:00Z">
        <w:r>
          <w:rPr>
            <w:sz w:val="24"/>
            <w:szCs w:val="24"/>
          </w:rPr>
          <w:t xml:space="preserve">every pairwise difference is properly paired. Table 10 </w:t>
        </w:r>
      </w:ins>
      <w:r>
        <w:rPr>
          <w:sz w:val="24"/>
          <w:szCs w:val="24"/>
        </w:rPr>
        <w:t xml:space="preserve">reports Macro-F1 as a mean ± standard deviation for each </w:t>
      </w:r>
      <w:del w:id="93" w:author="Revision v4 to v5" w:date="2026-09-16T00:02:00Z">
        <w:r w:rsidR="0002162A">
          <w:rPr>
            <w:sz w:val="24"/>
            <w:szCs w:val="24"/>
          </w:rPr>
          <w:delText>of the six models</w:delText>
        </w:r>
      </w:del>
      <w:ins w:id="94" w:author="Revision v4 to v5" w:date="2026-09-16T00:02:00Z">
        <w:r>
          <w:rPr>
            <w:sz w:val="24"/>
            <w:szCs w:val="24"/>
          </w:rPr>
          <w:t>configuration</w:t>
        </w:r>
      </w:ins>
      <w:r>
        <w:rPr>
          <w:sz w:val="24"/>
          <w:szCs w:val="24"/>
        </w:rPr>
        <w:t xml:space="preserve">, together with a corrected resampled paired t-test (Nadeau &amp; Bengio, 2003) comparing the top </w:t>
      </w:r>
      <w:del w:id="95" w:author="Revision v4 to v5" w:date="2026-09-16T00:02:00Z">
        <w:r w:rsidR="0002162A">
          <w:rPr>
            <w:sz w:val="24"/>
            <w:szCs w:val="24"/>
          </w:rPr>
          <w:delText>model</w:delText>
        </w:r>
      </w:del>
      <w:ins w:id="96" w:author="Revision v4 to v5" w:date="2026-09-16T00:02:00Z">
        <w:r>
          <w:rPr>
            <w:sz w:val="24"/>
            <w:szCs w:val="24"/>
          </w:rPr>
          <w:t>configuration</w:t>
        </w:r>
      </w:ins>
      <w:r>
        <w:rPr>
          <w:sz w:val="24"/>
          <w:szCs w:val="24"/>
        </w:rPr>
        <w:t xml:space="preserve"> against every other </w:t>
      </w:r>
      <w:del w:id="97" w:author="Revision v4 to v5" w:date="2026-09-16T00:02:00Z">
        <w:r w:rsidR="0002162A">
          <w:rPr>
            <w:sz w:val="24"/>
            <w:szCs w:val="24"/>
          </w:rPr>
          <w:delText>model</w:delText>
        </w:r>
      </w:del>
      <w:ins w:id="98" w:author="Revision v4 to v5" w:date="2026-09-16T00:02:00Z">
        <w:r>
          <w:rPr>
            <w:sz w:val="24"/>
            <w:szCs w:val="24"/>
          </w:rPr>
          <w:t>one</w:t>
        </w:r>
      </w:ins>
      <w:r>
        <w:rPr>
          <w:sz w:val="24"/>
          <w:szCs w:val="24"/>
        </w:rPr>
        <w:t xml:space="preserve"> — an explicit correction for the fact that folds within repeated k-fold CV share data and are not independent, so a naive paired t-test or Wilcoxon test on the same folds understates variance and overstates significance (Section 4.4).</w:t>
      </w:r>
    </w:p>
    <w:p w14:paraId="45E4A03E" w14:textId="77777777" w:rsidR="00BE0011" w:rsidRDefault="004C25F4">
      <w:pPr>
        <w:spacing w:after="200" w:line="360" w:lineRule="auto"/>
        <w:ind w:firstLine="400"/>
      </w:pPr>
      <w:r>
        <w:rPr>
          <w:sz w:val="24"/>
          <w:szCs w:val="24"/>
        </w:rPr>
        <w:t>Feature importance was assessed with two independent measures: Gain (split-based importance native to the tree-boosting libraries) and mean absolute SHAP value (via TreeExplainer), computed on the full 5,401-observation test set for the 11-feature main configuration. Because the feature-analysis module in this pipeline defaults to XGBoost, the top-k curve and Gain/SHAP importance analysis are reported for both XGBoost and LightGBM</w:t>
      </w:r>
      <w:ins w:id="99" w:author="Revision v4 to v5" w:date="2026-09-16T00:02:00Z">
        <w:r>
          <w:rPr>
            <w:sz w:val="24"/>
            <w:szCs w:val="24"/>
          </w:rPr>
          <w:t>, and under both imbalance treatments,</w:t>
        </w:r>
      </w:ins>
      <w:r>
        <w:rPr>
          <w:sz w:val="24"/>
          <w:szCs w:val="24"/>
        </w:rPr>
        <w:t xml:space="preserve"> throughout Section 4, so that the paper's feature-level conclusions do not rest on one algorithm's internal ranking behaviour. Three additional checks probe whether this ranking-based design is trustworthy: an ablation that removes the dominant predictor, DAYS_TO_MATURITY, from the feature set entirely (Section 4.2); a reference-date sensitivity check that re-derives DAYS_TO_MATURITY and refits the model under five different values of d0 (Section 4.2); and an embedded (in-fold) feature-selection variant of the top-k experiment, in which the ranking used to select the top 9 features is computed from each cross-validation fold's training partition only, rather than from a ranking that could be informed by repeated looks at the test partition (Section 4.2).</w:t>
      </w:r>
    </w:p>
    <w:p w14:paraId="6EE43B4B" w14:textId="77777777" w:rsidR="00BE0011" w:rsidRDefault="004C25F4">
      <w:pPr>
        <w:pStyle w:val="1SEBLH2"/>
      </w:pPr>
      <w:r>
        <w:t>Results and Discussion</w:t>
      </w:r>
    </w:p>
    <w:p w14:paraId="44C3A51B" w14:textId="77777777" w:rsidR="00BE0011" w:rsidRDefault="004C25F4">
      <w:pPr>
        <w:spacing w:before="260" w:after="140" w:line="360" w:lineRule="auto"/>
      </w:pPr>
      <w:r>
        <w:rPr>
          <w:b/>
          <w:bCs/>
          <w:i/>
          <w:iCs/>
          <w:sz w:val="24"/>
          <w:szCs w:val="24"/>
        </w:rPr>
        <w:t>Results</w:t>
      </w:r>
    </w:p>
    <w:p w14:paraId="20A1D633" w14:textId="77777777" w:rsidR="00BE0011" w:rsidRDefault="004C25F4">
      <w:pPr>
        <w:pStyle w:val="2SEBLH3"/>
      </w:pPr>
      <w:r>
        <w:t>4.1 Model comparison (RQ1)</w:t>
      </w:r>
    </w:p>
    <w:p w14:paraId="7BA330C0" w14:textId="4D3E74EE" w:rsidR="00BE0011" w:rsidRDefault="004C25F4">
      <w:pPr>
        <w:spacing w:before="160" w:after="120" w:line="276" w:lineRule="auto"/>
        <w:jc w:val="center"/>
      </w:pPr>
      <w:r>
        <w:rPr>
          <w:sz w:val="22"/>
          <w:rPrChange w:id="100" w:author="Revision v4 to v5" w:date="2026-09-16T00:02:00Z">
            <w:rPr>
              <w:b/>
              <w:sz w:val="22"/>
            </w:rPr>
          </w:rPrChange>
        </w:rPr>
        <w:t xml:space="preserve">Table 3. </w:t>
      </w:r>
      <w:del w:id="101" w:author="Revision v4 to v5" w:date="2026-09-16T00:02:00Z">
        <w:r w:rsidR="0002162A">
          <w:rPr>
            <w:sz w:val="22"/>
            <w:szCs w:val="22"/>
          </w:rPr>
          <w:delText>Out-of-sample</w:delText>
        </w:r>
      </w:del>
      <w:ins w:id="102" w:author="Revision v4 to v5" w:date="2026-09-16T00:02:00Z">
        <w:r>
          <w:rPr>
            <w:sz w:val="22"/>
            <w:szCs w:val="22"/>
          </w:rPr>
          <w:t>Hold-out</w:t>
        </w:r>
      </w:ins>
      <w:r>
        <w:rPr>
          <w:sz w:val="22"/>
          <w:szCs w:val="22"/>
        </w:rPr>
        <w:t xml:space="preserve"> results on the 11-feature main configuration</w:t>
      </w:r>
      <w:del w:id="103" w:author="Revision v4 to v5" w:date="2026-09-16T00:02:00Z">
        <w:r w:rsidR="0002162A">
          <w:rPr>
            <w:sz w:val="22"/>
            <w:szCs w:val="22"/>
          </w:rPr>
          <w:delText xml:space="preserve"> (class weighting)</w:delText>
        </w:r>
      </w:del>
      <w:ins w:id="104" w:author="Revision v4 to v5" w:date="2026-09-16T00:02:00Z">
        <w:r>
          <w:rPr>
            <w:sz w:val="22"/>
            <w:szCs w:val="22"/>
          </w:rPr>
          <w:t>: six classifiers × two imbalance treatments</w:t>
        </w:r>
      </w:ins>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457"/>
        <w:gridCol w:w="1453"/>
        <w:gridCol w:w="1453"/>
        <w:gridCol w:w="1453"/>
        <w:gridCol w:w="1453"/>
        <w:tblGridChange w:id="105">
          <w:tblGrid>
            <w:gridCol w:w="960"/>
            <w:gridCol w:w="843"/>
            <w:gridCol w:w="669"/>
            <w:gridCol w:w="788"/>
            <w:gridCol w:w="862"/>
            <w:gridCol w:w="591"/>
            <w:gridCol w:w="1059"/>
            <w:gridCol w:w="394"/>
            <w:gridCol w:w="1256"/>
            <w:gridCol w:w="138"/>
            <w:gridCol w:w="59"/>
            <w:gridCol w:w="1453"/>
          </w:tblGrid>
        </w:tblGridChange>
      </w:tblGrid>
      <w:tr w:rsidR="0002162A" w14:paraId="25B9ACBA" w14:textId="77777777">
        <w:trPr>
          <w:tblHeader/>
        </w:trPr>
        <w:tc>
          <w:tcPr>
            <w:tcW w:w="1512" w:type="dxa"/>
            <w:shd w:val="clear" w:color="auto" w:fill="D9D9D9"/>
            <w:tcMar>
              <w:top w:w="60" w:type="dxa"/>
              <w:left w:w="90" w:type="dxa"/>
              <w:bottom w:w="60" w:type="dxa"/>
              <w:right w:w="90" w:type="dxa"/>
            </w:tcMar>
            <w:vAlign w:val="center"/>
          </w:tcPr>
          <w:p w14:paraId="3E9227DE" w14:textId="77777777" w:rsidR="00BE0011" w:rsidRDefault="004C25F4">
            <w:pPr>
              <w:spacing w:line="264" w:lineRule="auto"/>
            </w:pPr>
            <w:r>
              <w:rPr>
                <w:rPrChange w:id="106" w:author="Revision v4 to v5" w:date="2026-09-16T00:02:00Z">
                  <w:rPr>
                    <w:b/>
                  </w:rPr>
                </w:rPrChange>
              </w:rPr>
              <w:t>Model</w:t>
            </w:r>
          </w:p>
        </w:tc>
        <w:tc>
          <w:tcPr>
            <w:tcW w:w="1512" w:type="dxa"/>
            <w:shd w:val="clear" w:color="auto" w:fill="D9D9D9"/>
            <w:tcMar>
              <w:top w:w="60" w:type="dxa"/>
              <w:left w:w="90" w:type="dxa"/>
              <w:bottom w:w="60" w:type="dxa"/>
              <w:right w:w="90" w:type="dxa"/>
            </w:tcMar>
            <w:vAlign w:val="center"/>
            <w:cellIns w:id="107" w:author="Revision v4 to v5" w:date="2026-09-16T00:02:00Z"/>
          </w:tcPr>
          <w:p w14:paraId="08103BB4" w14:textId="77777777" w:rsidR="00BE0011" w:rsidRDefault="004C25F4">
            <w:pPr>
              <w:spacing w:line="264" w:lineRule="auto"/>
              <w:jc w:val="center"/>
            </w:pPr>
            <w:ins w:id="108" w:author="Revision v4 to v5" w:date="2026-09-16T00:02:00Z">
              <w:r>
                <w:t>Imbalance treatment</w:t>
              </w:r>
            </w:ins>
          </w:p>
        </w:tc>
        <w:tc>
          <w:tcPr>
            <w:tcW w:w="1512" w:type="dxa"/>
            <w:shd w:val="clear" w:color="auto" w:fill="D9D9D9"/>
            <w:tcMar>
              <w:top w:w="60" w:type="dxa"/>
              <w:left w:w="90" w:type="dxa"/>
              <w:bottom w:w="60" w:type="dxa"/>
              <w:right w:w="90" w:type="dxa"/>
            </w:tcMar>
            <w:vAlign w:val="center"/>
          </w:tcPr>
          <w:p w14:paraId="71CF29E0" w14:textId="77777777" w:rsidR="00BE0011" w:rsidRDefault="004C25F4">
            <w:pPr>
              <w:spacing w:line="264" w:lineRule="auto"/>
              <w:jc w:val="center"/>
            </w:pPr>
            <w:r>
              <w:rPr>
                <w:rPrChange w:id="109" w:author="Revision v4 to v5" w:date="2026-09-16T00:02:00Z">
                  <w:rPr>
                    <w:b/>
                  </w:rPr>
                </w:rPrChange>
              </w:rPr>
              <w:t>Accuracy</w:t>
            </w:r>
          </w:p>
        </w:tc>
        <w:tc>
          <w:tcPr>
            <w:tcW w:w="1512" w:type="dxa"/>
            <w:shd w:val="clear" w:color="auto" w:fill="D9D9D9"/>
            <w:tcMar>
              <w:top w:w="60" w:type="dxa"/>
              <w:left w:w="90" w:type="dxa"/>
              <w:bottom w:w="60" w:type="dxa"/>
              <w:right w:w="90" w:type="dxa"/>
            </w:tcMar>
            <w:vAlign w:val="center"/>
          </w:tcPr>
          <w:p w14:paraId="33866D23" w14:textId="77777777" w:rsidR="00BE0011" w:rsidRDefault="004C25F4">
            <w:pPr>
              <w:spacing w:line="264" w:lineRule="auto"/>
              <w:jc w:val="center"/>
            </w:pPr>
            <w:r>
              <w:rPr>
                <w:rPrChange w:id="110" w:author="Revision v4 to v5" w:date="2026-09-16T00:02:00Z">
                  <w:rPr>
                    <w:b/>
                  </w:rPr>
                </w:rPrChange>
              </w:rPr>
              <w:t>Macro-F1</w:t>
            </w:r>
          </w:p>
        </w:tc>
        <w:tc>
          <w:tcPr>
            <w:tcW w:w="1512" w:type="dxa"/>
            <w:shd w:val="clear" w:color="auto" w:fill="D9D9D9"/>
            <w:tcMar>
              <w:top w:w="60" w:type="dxa"/>
              <w:left w:w="90" w:type="dxa"/>
              <w:bottom w:w="60" w:type="dxa"/>
              <w:right w:w="90" w:type="dxa"/>
            </w:tcMar>
            <w:vAlign w:val="center"/>
          </w:tcPr>
          <w:p w14:paraId="4715ADCF" w14:textId="77777777" w:rsidR="00BE0011" w:rsidRDefault="004C25F4">
            <w:pPr>
              <w:spacing w:line="264" w:lineRule="auto"/>
              <w:jc w:val="center"/>
            </w:pPr>
            <w:r>
              <w:rPr>
                <w:rPrChange w:id="111" w:author="Revision v4 to v5" w:date="2026-09-16T00:02:00Z">
                  <w:rPr>
                    <w:b/>
                  </w:rPr>
                </w:rPrChange>
              </w:rPr>
              <w:t>Weighted-F1</w:t>
            </w:r>
          </w:p>
        </w:tc>
        <w:tc>
          <w:tcPr>
            <w:tcW w:w="1512" w:type="dxa"/>
            <w:shd w:val="clear" w:color="auto" w:fill="D9D9D9"/>
            <w:tcMar>
              <w:top w:w="60" w:type="dxa"/>
              <w:left w:w="90" w:type="dxa"/>
              <w:bottom w:w="60" w:type="dxa"/>
              <w:right w:w="90" w:type="dxa"/>
            </w:tcMar>
            <w:vAlign w:val="center"/>
          </w:tcPr>
          <w:p w14:paraId="32C4089B" w14:textId="77777777" w:rsidR="00BE0011" w:rsidRDefault="004C25F4">
            <w:pPr>
              <w:spacing w:line="264" w:lineRule="auto"/>
              <w:jc w:val="center"/>
            </w:pPr>
            <w:r>
              <w:rPr>
                <w:rPrChange w:id="112" w:author="Revision v4 to v5" w:date="2026-09-16T00:02:00Z">
                  <w:rPr>
                    <w:b/>
                  </w:rPr>
                </w:rPrChange>
              </w:rPr>
              <w:t>ROC-AUC (macro)</w:t>
            </w:r>
          </w:p>
        </w:tc>
      </w:tr>
      <w:tr w:rsidR="00BE0011" w14:paraId="3C72C9E6"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13"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114" w:author="Revision v4 to v5" w:date="2026-09-16T00:02:00Z">
              <w:tcPr>
                <w:tcW w:w="2472" w:type="dxa"/>
                <w:tcMar>
                  <w:top w:w="60" w:type="dxa"/>
                  <w:left w:w="90" w:type="dxa"/>
                  <w:bottom w:w="60" w:type="dxa"/>
                  <w:right w:w="90" w:type="dxa"/>
                </w:tcMar>
                <w:vAlign w:val="center"/>
              </w:tcPr>
            </w:tcPrChange>
          </w:tcPr>
          <w:p w14:paraId="5F241CD5" w14:textId="77777777" w:rsidR="00BE0011" w:rsidRDefault="004C25F4">
            <w:pPr>
              <w:spacing w:line="264" w:lineRule="auto"/>
            </w:pPr>
            <w:r>
              <w:t>Logistic Regression</w:t>
            </w:r>
          </w:p>
        </w:tc>
        <w:tc>
          <w:tcPr>
            <w:tcW w:w="1512" w:type="dxa"/>
            <w:tcMar>
              <w:top w:w="60" w:type="dxa"/>
              <w:left w:w="90" w:type="dxa"/>
              <w:bottom w:w="60" w:type="dxa"/>
              <w:right w:w="90" w:type="dxa"/>
            </w:tcMar>
            <w:vAlign w:val="center"/>
            <w:cellIns w:id="115" w:author="Revision v4 to v5" w:date="2026-09-16T00:02:00Z"/>
            <w:tcPrChange w:id="116" w:author="Revision v4 to v5" w:date="2026-09-16T00:02:00Z">
              <w:tcPr>
                <w:tcW w:w="2472" w:type="dxa"/>
                <w:gridSpan w:val="2"/>
                <w:tcMar>
                  <w:top w:w="60" w:type="dxa"/>
                  <w:left w:w="90" w:type="dxa"/>
                  <w:bottom w:w="60" w:type="dxa"/>
                  <w:right w:w="90" w:type="dxa"/>
                </w:tcMar>
                <w:vAlign w:val="center"/>
                <w:cellIns w:id="117" w:author="Revision v4 to v5" w:date="2026-09-16T00:02:00Z"/>
              </w:tcPr>
            </w:tcPrChange>
          </w:tcPr>
          <w:p w14:paraId="0772F93D" w14:textId="77777777" w:rsidR="00BE0011" w:rsidRDefault="004C25F4">
            <w:pPr>
              <w:spacing w:line="264" w:lineRule="auto"/>
              <w:jc w:val="center"/>
            </w:pPr>
            <w:ins w:id="118" w:author="Revision v4 to v5" w:date="2026-09-16T00:02:00Z">
              <w:r>
                <w:t>Class weighting</w:t>
              </w:r>
            </w:ins>
          </w:p>
        </w:tc>
        <w:tc>
          <w:tcPr>
            <w:tcW w:w="1512" w:type="dxa"/>
            <w:tcMar>
              <w:top w:w="60" w:type="dxa"/>
              <w:left w:w="90" w:type="dxa"/>
              <w:bottom w:w="60" w:type="dxa"/>
              <w:right w:w="90" w:type="dxa"/>
            </w:tcMar>
            <w:vAlign w:val="center"/>
            <w:tcPrChange w:id="119" w:author="Revision v4 to v5" w:date="2026-09-16T00:02:00Z">
              <w:tcPr>
                <w:tcW w:w="1650" w:type="dxa"/>
                <w:gridSpan w:val="2"/>
                <w:tcMar>
                  <w:top w:w="60" w:type="dxa"/>
                  <w:left w:w="90" w:type="dxa"/>
                  <w:bottom w:w="60" w:type="dxa"/>
                  <w:right w:w="90" w:type="dxa"/>
                </w:tcMar>
                <w:vAlign w:val="center"/>
              </w:tcPr>
            </w:tcPrChange>
          </w:tcPr>
          <w:p w14:paraId="60D0552D" w14:textId="7018A6F3" w:rsidR="00BE0011" w:rsidRDefault="004C25F4">
            <w:pPr>
              <w:spacing w:line="264" w:lineRule="auto"/>
              <w:jc w:val="center"/>
            </w:pPr>
            <w:r>
              <w:t>0.</w:t>
            </w:r>
            <w:del w:id="120" w:author="Revision v4 to v5" w:date="2026-09-16T00:02:00Z">
              <w:r w:rsidR="0002162A">
                <w:delText>5414</w:delText>
              </w:r>
            </w:del>
            <w:ins w:id="121" w:author="Revision v4 to v5" w:date="2026-09-16T00:02:00Z">
              <w:r>
                <w:t>6091</w:t>
              </w:r>
            </w:ins>
          </w:p>
        </w:tc>
        <w:tc>
          <w:tcPr>
            <w:tcW w:w="1512" w:type="dxa"/>
            <w:tcMar>
              <w:top w:w="60" w:type="dxa"/>
              <w:left w:w="90" w:type="dxa"/>
              <w:bottom w:w="60" w:type="dxa"/>
              <w:right w:w="90" w:type="dxa"/>
            </w:tcMar>
            <w:vAlign w:val="center"/>
            <w:tcPrChange w:id="122" w:author="Revision v4 to v5" w:date="2026-09-16T00:02:00Z">
              <w:tcPr>
                <w:tcW w:w="1650" w:type="dxa"/>
                <w:gridSpan w:val="2"/>
                <w:tcMar>
                  <w:top w:w="60" w:type="dxa"/>
                  <w:left w:w="90" w:type="dxa"/>
                  <w:bottom w:w="60" w:type="dxa"/>
                  <w:right w:w="90" w:type="dxa"/>
                </w:tcMar>
                <w:vAlign w:val="center"/>
              </w:tcPr>
            </w:tcPrChange>
          </w:tcPr>
          <w:p w14:paraId="33608C25" w14:textId="7CC9A5F8" w:rsidR="00BE0011" w:rsidRDefault="004C25F4">
            <w:pPr>
              <w:spacing w:line="264" w:lineRule="auto"/>
              <w:jc w:val="center"/>
            </w:pPr>
            <w:r>
              <w:t>0.</w:t>
            </w:r>
            <w:del w:id="123" w:author="Revision v4 to v5" w:date="2026-09-16T00:02:00Z">
              <w:r w:rsidR="0002162A">
                <w:delText>3357</w:delText>
              </w:r>
            </w:del>
            <w:ins w:id="124" w:author="Revision v4 to v5" w:date="2026-09-16T00:02:00Z">
              <w:r>
                <w:t>3946</w:t>
              </w:r>
            </w:ins>
          </w:p>
        </w:tc>
        <w:tc>
          <w:tcPr>
            <w:tcW w:w="1512" w:type="dxa"/>
            <w:tcMar>
              <w:top w:w="60" w:type="dxa"/>
              <w:left w:w="90" w:type="dxa"/>
              <w:bottom w:w="60" w:type="dxa"/>
              <w:right w:w="90" w:type="dxa"/>
            </w:tcMar>
            <w:vAlign w:val="center"/>
            <w:tcPrChange w:id="125" w:author="Revision v4 to v5" w:date="2026-09-16T00:02:00Z">
              <w:tcPr>
                <w:tcW w:w="1650" w:type="dxa"/>
                <w:gridSpan w:val="2"/>
                <w:tcMar>
                  <w:top w:w="60" w:type="dxa"/>
                  <w:left w:w="90" w:type="dxa"/>
                  <w:bottom w:w="60" w:type="dxa"/>
                  <w:right w:w="90" w:type="dxa"/>
                </w:tcMar>
                <w:vAlign w:val="center"/>
              </w:tcPr>
            </w:tcPrChange>
          </w:tcPr>
          <w:p w14:paraId="19ED3764" w14:textId="5EF1184C" w:rsidR="00BE0011" w:rsidRDefault="004C25F4">
            <w:pPr>
              <w:spacing w:line="264" w:lineRule="auto"/>
              <w:jc w:val="center"/>
            </w:pPr>
            <w:r>
              <w:t>0.</w:t>
            </w:r>
            <w:del w:id="126" w:author="Revision v4 to v5" w:date="2026-09-16T00:02:00Z">
              <w:r w:rsidR="0002162A">
                <w:delText>6255</w:delText>
              </w:r>
            </w:del>
            <w:ins w:id="127" w:author="Revision v4 to v5" w:date="2026-09-16T00:02:00Z">
              <w:r>
                <w:t>6886</w:t>
              </w:r>
            </w:ins>
          </w:p>
        </w:tc>
        <w:tc>
          <w:tcPr>
            <w:tcW w:w="1512" w:type="dxa"/>
            <w:tcMar>
              <w:top w:w="60" w:type="dxa"/>
              <w:left w:w="90" w:type="dxa"/>
              <w:bottom w:w="60" w:type="dxa"/>
              <w:right w:w="90" w:type="dxa"/>
            </w:tcMar>
            <w:vAlign w:val="center"/>
            <w:tcPrChange w:id="128" w:author="Revision v4 to v5" w:date="2026-09-16T00:02:00Z">
              <w:tcPr>
                <w:tcW w:w="1650" w:type="dxa"/>
                <w:gridSpan w:val="3"/>
                <w:tcMar>
                  <w:top w:w="60" w:type="dxa"/>
                  <w:left w:w="90" w:type="dxa"/>
                  <w:bottom w:w="60" w:type="dxa"/>
                  <w:right w:w="90" w:type="dxa"/>
                </w:tcMar>
                <w:vAlign w:val="center"/>
              </w:tcPr>
            </w:tcPrChange>
          </w:tcPr>
          <w:p w14:paraId="258AF8ED" w14:textId="623E0987" w:rsidR="00BE0011" w:rsidRDefault="004C25F4">
            <w:pPr>
              <w:spacing w:line="264" w:lineRule="auto"/>
              <w:jc w:val="center"/>
            </w:pPr>
            <w:r>
              <w:t>0.</w:t>
            </w:r>
            <w:del w:id="129" w:author="Revision v4 to v5" w:date="2026-09-16T00:02:00Z">
              <w:r w:rsidR="0002162A">
                <w:delText>7471</w:delText>
              </w:r>
            </w:del>
            <w:ins w:id="130" w:author="Revision v4 to v5" w:date="2026-09-16T00:02:00Z">
              <w:r>
                <w:t>7744</w:t>
              </w:r>
            </w:ins>
          </w:p>
        </w:tc>
      </w:tr>
      <w:tr w:rsidR="00BE0011" w14:paraId="5F848AD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3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132" w:author="Revision v4 to v5" w:date="2026-09-16T00:02:00Z">
              <w:tcPr>
                <w:tcW w:w="2472" w:type="dxa"/>
                <w:tcMar>
                  <w:top w:w="60" w:type="dxa"/>
                  <w:left w:w="90" w:type="dxa"/>
                  <w:bottom w:w="60" w:type="dxa"/>
                  <w:right w:w="90" w:type="dxa"/>
                </w:tcMar>
                <w:vAlign w:val="center"/>
              </w:tcPr>
            </w:tcPrChange>
          </w:tcPr>
          <w:p w14:paraId="5F7C7509" w14:textId="01006BCB" w:rsidR="00BE0011" w:rsidRDefault="0002162A">
            <w:pPr>
              <w:spacing w:line="264" w:lineRule="auto"/>
            </w:pPr>
            <w:del w:id="133" w:author="Revision v4 to v5" w:date="2026-09-16T00:02:00Z">
              <w:r>
                <w:delText>Decision Tree</w:delText>
              </w:r>
            </w:del>
            <w:ins w:id="134" w:author="Revision v4 to v5" w:date="2026-09-16T00:02:00Z">
              <w:r w:rsidR="004C25F4">
                <w:t>Logistic Regression</w:t>
              </w:r>
            </w:ins>
          </w:p>
        </w:tc>
        <w:tc>
          <w:tcPr>
            <w:tcW w:w="1512" w:type="dxa"/>
            <w:tcMar>
              <w:top w:w="60" w:type="dxa"/>
              <w:left w:w="90" w:type="dxa"/>
              <w:bottom w:w="60" w:type="dxa"/>
              <w:right w:w="90" w:type="dxa"/>
            </w:tcMar>
            <w:vAlign w:val="center"/>
            <w:cellIns w:id="135" w:author="Revision v4 to v5" w:date="2026-09-16T00:02:00Z"/>
            <w:tcPrChange w:id="136" w:author="Revision v4 to v5" w:date="2026-09-16T00:02:00Z">
              <w:tcPr>
                <w:tcW w:w="2472" w:type="dxa"/>
                <w:gridSpan w:val="2"/>
                <w:tcMar>
                  <w:top w:w="60" w:type="dxa"/>
                  <w:left w:w="90" w:type="dxa"/>
                  <w:bottom w:w="60" w:type="dxa"/>
                  <w:right w:w="90" w:type="dxa"/>
                </w:tcMar>
                <w:vAlign w:val="center"/>
                <w:cellIns w:id="137" w:author="Revision v4 to v5" w:date="2026-09-16T00:02:00Z"/>
              </w:tcPr>
            </w:tcPrChange>
          </w:tcPr>
          <w:p w14:paraId="44A2CB69" w14:textId="77777777" w:rsidR="00BE0011" w:rsidRDefault="004C25F4">
            <w:pPr>
              <w:spacing w:line="264" w:lineRule="auto"/>
              <w:jc w:val="center"/>
            </w:pPr>
            <w:ins w:id="138" w:author="Revision v4 to v5" w:date="2026-09-16T00:02:00Z">
              <w:r>
                <w:t>No weighting</w:t>
              </w:r>
            </w:ins>
          </w:p>
        </w:tc>
        <w:tc>
          <w:tcPr>
            <w:tcW w:w="1512" w:type="dxa"/>
            <w:tcMar>
              <w:top w:w="60" w:type="dxa"/>
              <w:left w:w="90" w:type="dxa"/>
              <w:bottom w:w="60" w:type="dxa"/>
              <w:right w:w="90" w:type="dxa"/>
            </w:tcMar>
            <w:vAlign w:val="center"/>
            <w:tcPrChange w:id="139" w:author="Revision v4 to v5" w:date="2026-09-16T00:02:00Z">
              <w:tcPr>
                <w:tcW w:w="1650" w:type="dxa"/>
                <w:gridSpan w:val="2"/>
                <w:tcMar>
                  <w:top w:w="60" w:type="dxa"/>
                  <w:left w:w="90" w:type="dxa"/>
                  <w:bottom w:w="60" w:type="dxa"/>
                  <w:right w:w="90" w:type="dxa"/>
                </w:tcMar>
                <w:vAlign w:val="center"/>
              </w:tcPr>
            </w:tcPrChange>
          </w:tcPr>
          <w:p w14:paraId="34625FA0" w14:textId="083405DE" w:rsidR="00BE0011" w:rsidRDefault="004C25F4">
            <w:pPr>
              <w:spacing w:line="264" w:lineRule="auto"/>
              <w:jc w:val="center"/>
            </w:pPr>
            <w:r>
              <w:t>0.</w:t>
            </w:r>
            <w:del w:id="140" w:author="Revision v4 to v5" w:date="2026-09-16T00:02:00Z">
              <w:r w:rsidR="0002162A">
                <w:delText>6123</w:delText>
              </w:r>
            </w:del>
            <w:ins w:id="141" w:author="Revision v4 to v5" w:date="2026-09-16T00:02:00Z">
              <w:r>
                <w:t>8752</w:t>
              </w:r>
            </w:ins>
          </w:p>
        </w:tc>
        <w:tc>
          <w:tcPr>
            <w:tcW w:w="1512" w:type="dxa"/>
            <w:tcMar>
              <w:top w:w="60" w:type="dxa"/>
              <w:left w:w="90" w:type="dxa"/>
              <w:bottom w:w="60" w:type="dxa"/>
              <w:right w:w="90" w:type="dxa"/>
            </w:tcMar>
            <w:vAlign w:val="center"/>
            <w:tcPrChange w:id="142" w:author="Revision v4 to v5" w:date="2026-09-16T00:02:00Z">
              <w:tcPr>
                <w:tcW w:w="1650" w:type="dxa"/>
                <w:gridSpan w:val="2"/>
                <w:tcMar>
                  <w:top w:w="60" w:type="dxa"/>
                  <w:left w:w="90" w:type="dxa"/>
                  <w:bottom w:w="60" w:type="dxa"/>
                  <w:right w:w="90" w:type="dxa"/>
                </w:tcMar>
                <w:vAlign w:val="center"/>
              </w:tcPr>
            </w:tcPrChange>
          </w:tcPr>
          <w:p w14:paraId="3CFB46DB" w14:textId="4ED1D530" w:rsidR="00BE0011" w:rsidRDefault="004C25F4">
            <w:pPr>
              <w:spacing w:line="264" w:lineRule="auto"/>
              <w:jc w:val="center"/>
            </w:pPr>
            <w:r>
              <w:t>0.</w:t>
            </w:r>
            <w:del w:id="143" w:author="Revision v4 to v5" w:date="2026-09-16T00:02:00Z">
              <w:r w:rsidR="0002162A">
                <w:delText>4574</w:delText>
              </w:r>
            </w:del>
            <w:ins w:id="144" w:author="Revision v4 to v5" w:date="2026-09-16T00:02:00Z">
              <w:r>
                <w:t>3628</w:t>
              </w:r>
            </w:ins>
          </w:p>
        </w:tc>
        <w:tc>
          <w:tcPr>
            <w:tcW w:w="1512" w:type="dxa"/>
            <w:tcMar>
              <w:top w:w="60" w:type="dxa"/>
              <w:left w:w="90" w:type="dxa"/>
              <w:bottom w:w="60" w:type="dxa"/>
              <w:right w:w="90" w:type="dxa"/>
            </w:tcMar>
            <w:vAlign w:val="center"/>
            <w:tcPrChange w:id="145" w:author="Revision v4 to v5" w:date="2026-09-16T00:02:00Z">
              <w:tcPr>
                <w:tcW w:w="1650" w:type="dxa"/>
                <w:gridSpan w:val="2"/>
                <w:tcMar>
                  <w:top w:w="60" w:type="dxa"/>
                  <w:left w:w="90" w:type="dxa"/>
                  <w:bottom w:w="60" w:type="dxa"/>
                  <w:right w:w="90" w:type="dxa"/>
                </w:tcMar>
                <w:vAlign w:val="center"/>
              </w:tcPr>
            </w:tcPrChange>
          </w:tcPr>
          <w:p w14:paraId="0EDA0F36" w14:textId="62EC78FA" w:rsidR="00BE0011" w:rsidRDefault="004C25F4">
            <w:pPr>
              <w:spacing w:line="264" w:lineRule="auto"/>
              <w:jc w:val="center"/>
            </w:pPr>
            <w:r>
              <w:t>0.</w:t>
            </w:r>
            <w:del w:id="146" w:author="Revision v4 to v5" w:date="2026-09-16T00:02:00Z">
              <w:r w:rsidR="0002162A">
                <w:delText>7011</w:delText>
              </w:r>
            </w:del>
            <w:ins w:id="147" w:author="Revision v4 to v5" w:date="2026-09-16T00:02:00Z">
              <w:r>
                <w:t>8298</w:t>
              </w:r>
            </w:ins>
          </w:p>
        </w:tc>
        <w:tc>
          <w:tcPr>
            <w:tcW w:w="1512" w:type="dxa"/>
            <w:tcMar>
              <w:top w:w="60" w:type="dxa"/>
              <w:left w:w="90" w:type="dxa"/>
              <w:bottom w:w="60" w:type="dxa"/>
              <w:right w:w="90" w:type="dxa"/>
            </w:tcMar>
            <w:vAlign w:val="center"/>
            <w:tcPrChange w:id="148" w:author="Revision v4 to v5" w:date="2026-09-16T00:02:00Z">
              <w:tcPr>
                <w:tcW w:w="1650" w:type="dxa"/>
                <w:gridSpan w:val="3"/>
                <w:tcMar>
                  <w:top w:w="60" w:type="dxa"/>
                  <w:left w:w="90" w:type="dxa"/>
                  <w:bottom w:w="60" w:type="dxa"/>
                  <w:right w:w="90" w:type="dxa"/>
                </w:tcMar>
                <w:vAlign w:val="center"/>
              </w:tcPr>
            </w:tcPrChange>
          </w:tcPr>
          <w:p w14:paraId="5E864150" w14:textId="24E9EB95" w:rsidR="00BE0011" w:rsidRDefault="004C25F4">
            <w:pPr>
              <w:spacing w:line="264" w:lineRule="auto"/>
              <w:jc w:val="center"/>
            </w:pPr>
            <w:r>
              <w:t>0.</w:t>
            </w:r>
            <w:del w:id="149" w:author="Revision v4 to v5" w:date="2026-09-16T00:02:00Z">
              <w:r w:rsidR="0002162A">
                <w:delText>8533</w:delText>
              </w:r>
            </w:del>
            <w:ins w:id="150" w:author="Revision v4 to v5" w:date="2026-09-16T00:02:00Z">
              <w:r>
                <w:t>8083</w:t>
              </w:r>
            </w:ins>
          </w:p>
        </w:tc>
      </w:tr>
      <w:tr w:rsidR="00BE0011" w14:paraId="33023C70"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5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152" w:author="Revision v4 to v5" w:date="2026-09-16T00:02:00Z">
              <w:tcPr>
                <w:tcW w:w="2472" w:type="dxa"/>
                <w:tcMar>
                  <w:top w:w="60" w:type="dxa"/>
                  <w:left w:w="90" w:type="dxa"/>
                  <w:bottom w:w="60" w:type="dxa"/>
                  <w:right w:w="90" w:type="dxa"/>
                </w:tcMar>
                <w:vAlign w:val="center"/>
              </w:tcPr>
            </w:tcPrChange>
          </w:tcPr>
          <w:p w14:paraId="7ACECF03" w14:textId="3CFF8806" w:rsidR="00BE0011" w:rsidRDefault="0002162A">
            <w:pPr>
              <w:spacing w:line="264" w:lineRule="auto"/>
            </w:pPr>
            <w:del w:id="153" w:author="Revision v4 to v5" w:date="2026-09-16T00:02:00Z">
              <w:r>
                <w:delText>Random Forest</w:delText>
              </w:r>
            </w:del>
            <w:ins w:id="154" w:author="Revision v4 to v5" w:date="2026-09-16T00:02:00Z">
              <w:r w:rsidR="004C25F4">
                <w:t>Decision Tree</w:t>
              </w:r>
            </w:ins>
          </w:p>
        </w:tc>
        <w:tc>
          <w:tcPr>
            <w:tcW w:w="1512" w:type="dxa"/>
            <w:tcMar>
              <w:top w:w="60" w:type="dxa"/>
              <w:left w:w="90" w:type="dxa"/>
              <w:bottom w:w="60" w:type="dxa"/>
              <w:right w:w="90" w:type="dxa"/>
            </w:tcMar>
            <w:vAlign w:val="center"/>
            <w:cellIns w:id="155" w:author="Revision v4 to v5" w:date="2026-09-16T00:02:00Z"/>
            <w:tcPrChange w:id="156" w:author="Revision v4 to v5" w:date="2026-09-16T00:02:00Z">
              <w:tcPr>
                <w:tcW w:w="2472" w:type="dxa"/>
                <w:gridSpan w:val="2"/>
                <w:tcMar>
                  <w:top w:w="60" w:type="dxa"/>
                  <w:left w:w="90" w:type="dxa"/>
                  <w:bottom w:w="60" w:type="dxa"/>
                  <w:right w:w="90" w:type="dxa"/>
                </w:tcMar>
                <w:vAlign w:val="center"/>
                <w:cellIns w:id="157" w:author="Revision v4 to v5" w:date="2026-09-16T00:02:00Z"/>
              </w:tcPr>
            </w:tcPrChange>
          </w:tcPr>
          <w:p w14:paraId="6AE8AAC9" w14:textId="77777777" w:rsidR="00BE0011" w:rsidRDefault="004C25F4">
            <w:pPr>
              <w:spacing w:line="264" w:lineRule="auto"/>
              <w:jc w:val="center"/>
            </w:pPr>
            <w:ins w:id="158" w:author="Revision v4 to v5" w:date="2026-09-16T00:02:00Z">
              <w:r>
                <w:t>Class weighting</w:t>
              </w:r>
            </w:ins>
          </w:p>
        </w:tc>
        <w:tc>
          <w:tcPr>
            <w:tcW w:w="1512" w:type="dxa"/>
            <w:tcMar>
              <w:top w:w="60" w:type="dxa"/>
              <w:left w:w="90" w:type="dxa"/>
              <w:bottom w:w="60" w:type="dxa"/>
              <w:right w:w="90" w:type="dxa"/>
            </w:tcMar>
            <w:vAlign w:val="center"/>
            <w:tcPrChange w:id="159" w:author="Revision v4 to v5" w:date="2026-09-16T00:02:00Z">
              <w:tcPr>
                <w:tcW w:w="1650" w:type="dxa"/>
                <w:gridSpan w:val="2"/>
                <w:tcMar>
                  <w:top w:w="60" w:type="dxa"/>
                  <w:left w:w="90" w:type="dxa"/>
                  <w:bottom w:w="60" w:type="dxa"/>
                  <w:right w:w="90" w:type="dxa"/>
                </w:tcMar>
                <w:vAlign w:val="center"/>
              </w:tcPr>
            </w:tcPrChange>
          </w:tcPr>
          <w:p w14:paraId="7AECD53B" w14:textId="3212204D" w:rsidR="00BE0011" w:rsidRDefault="004C25F4">
            <w:pPr>
              <w:spacing w:line="264" w:lineRule="auto"/>
              <w:jc w:val="center"/>
            </w:pPr>
            <w:r>
              <w:t>0.</w:t>
            </w:r>
            <w:del w:id="160" w:author="Revision v4 to v5" w:date="2026-09-16T00:02:00Z">
              <w:r w:rsidR="0002162A">
                <w:delText>7639</w:delText>
              </w:r>
            </w:del>
            <w:ins w:id="161" w:author="Revision v4 to v5" w:date="2026-09-16T00:02:00Z">
              <w:r>
                <w:t>6441</w:t>
              </w:r>
            </w:ins>
          </w:p>
        </w:tc>
        <w:tc>
          <w:tcPr>
            <w:tcW w:w="1512" w:type="dxa"/>
            <w:tcMar>
              <w:top w:w="60" w:type="dxa"/>
              <w:left w:w="90" w:type="dxa"/>
              <w:bottom w:w="60" w:type="dxa"/>
              <w:right w:w="90" w:type="dxa"/>
            </w:tcMar>
            <w:vAlign w:val="center"/>
            <w:tcPrChange w:id="162" w:author="Revision v4 to v5" w:date="2026-09-16T00:02:00Z">
              <w:tcPr>
                <w:tcW w:w="1650" w:type="dxa"/>
                <w:gridSpan w:val="2"/>
                <w:tcMar>
                  <w:top w:w="60" w:type="dxa"/>
                  <w:left w:w="90" w:type="dxa"/>
                  <w:bottom w:w="60" w:type="dxa"/>
                  <w:right w:w="90" w:type="dxa"/>
                </w:tcMar>
                <w:vAlign w:val="center"/>
              </w:tcPr>
            </w:tcPrChange>
          </w:tcPr>
          <w:p w14:paraId="6ABD2E25" w14:textId="7C6E06CE" w:rsidR="00BE0011" w:rsidRDefault="004C25F4">
            <w:pPr>
              <w:spacing w:line="264" w:lineRule="auto"/>
              <w:jc w:val="center"/>
            </w:pPr>
            <w:r>
              <w:t>0.</w:t>
            </w:r>
            <w:del w:id="163" w:author="Revision v4 to v5" w:date="2026-09-16T00:02:00Z">
              <w:r w:rsidR="0002162A">
                <w:delText>5436</w:delText>
              </w:r>
            </w:del>
            <w:ins w:id="164" w:author="Revision v4 to v5" w:date="2026-09-16T00:02:00Z">
              <w:r>
                <w:t>4962</w:t>
              </w:r>
            </w:ins>
          </w:p>
        </w:tc>
        <w:tc>
          <w:tcPr>
            <w:tcW w:w="1512" w:type="dxa"/>
            <w:tcMar>
              <w:top w:w="60" w:type="dxa"/>
              <w:left w:w="90" w:type="dxa"/>
              <w:bottom w:w="60" w:type="dxa"/>
              <w:right w:w="90" w:type="dxa"/>
            </w:tcMar>
            <w:vAlign w:val="center"/>
            <w:tcPrChange w:id="165" w:author="Revision v4 to v5" w:date="2026-09-16T00:02:00Z">
              <w:tcPr>
                <w:tcW w:w="1650" w:type="dxa"/>
                <w:gridSpan w:val="2"/>
                <w:tcMar>
                  <w:top w:w="60" w:type="dxa"/>
                  <w:left w:w="90" w:type="dxa"/>
                  <w:bottom w:w="60" w:type="dxa"/>
                  <w:right w:w="90" w:type="dxa"/>
                </w:tcMar>
                <w:vAlign w:val="center"/>
              </w:tcPr>
            </w:tcPrChange>
          </w:tcPr>
          <w:p w14:paraId="76A02910" w14:textId="24080F10" w:rsidR="00BE0011" w:rsidRDefault="004C25F4">
            <w:pPr>
              <w:spacing w:line="264" w:lineRule="auto"/>
              <w:jc w:val="center"/>
            </w:pPr>
            <w:r>
              <w:t>0.</w:t>
            </w:r>
            <w:del w:id="166" w:author="Revision v4 to v5" w:date="2026-09-16T00:02:00Z">
              <w:r w:rsidR="0002162A">
                <w:delText>8098</w:delText>
              </w:r>
            </w:del>
            <w:ins w:id="167" w:author="Revision v4 to v5" w:date="2026-09-16T00:02:00Z">
              <w:r>
                <w:t>7243</w:t>
              </w:r>
            </w:ins>
          </w:p>
        </w:tc>
        <w:tc>
          <w:tcPr>
            <w:tcW w:w="1512" w:type="dxa"/>
            <w:tcMar>
              <w:top w:w="60" w:type="dxa"/>
              <w:left w:w="90" w:type="dxa"/>
              <w:bottom w:w="60" w:type="dxa"/>
              <w:right w:w="90" w:type="dxa"/>
            </w:tcMar>
            <w:vAlign w:val="center"/>
            <w:tcPrChange w:id="168" w:author="Revision v4 to v5" w:date="2026-09-16T00:02:00Z">
              <w:tcPr>
                <w:tcW w:w="1650" w:type="dxa"/>
                <w:gridSpan w:val="3"/>
                <w:tcMar>
                  <w:top w:w="60" w:type="dxa"/>
                  <w:left w:w="90" w:type="dxa"/>
                  <w:bottom w:w="60" w:type="dxa"/>
                  <w:right w:w="90" w:type="dxa"/>
                </w:tcMar>
                <w:vAlign w:val="center"/>
              </w:tcPr>
            </w:tcPrChange>
          </w:tcPr>
          <w:p w14:paraId="79545307" w14:textId="6436A6F6" w:rsidR="00BE0011" w:rsidRDefault="004C25F4">
            <w:pPr>
              <w:spacing w:line="264" w:lineRule="auto"/>
              <w:jc w:val="center"/>
            </w:pPr>
            <w:r>
              <w:t>0.</w:t>
            </w:r>
            <w:del w:id="169" w:author="Revision v4 to v5" w:date="2026-09-16T00:02:00Z">
              <w:r w:rsidR="0002162A">
                <w:delText>8944</w:delText>
              </w:r>
            </w:del>
            <w:ins w:id="170" w:author="Revision v4 to v5" w:date="2026-09-16T00:02:00Z">
              <w:r>
                <w:t>8647</w:t>
              </w:r>
            </w:ins>
          </w:p>
        </w:tc>
      </w:tr>
      <w:tr w:rsidR="00BE0011" w14:paraId="390A06EB"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7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172" w:author="Revision v4 to v5" w:date="2026-09-16T00:02:00Z">
              <w:tcPr>
                <w:tcW w:w="2472" w:type="dxa"/>
                <w:tcMar>
                  <w:top w:w="60" w:type="dxa"/>
                  <w:left w:w="90" w:type="dxa"/>
                  <w:bottom w:w="60" w:type="dxa"/>
                  <w:right w:w="90" w:type="dxa"/>
                </w:tcMar>
                <w:vAlign w:val="center"/>
              </w:tcPr>
            </w:tcPrChange>
          </w:tcPr>
          <w:p w14:paraId="77D56921" w14:textId="1FB01684" w:rsidR="00BE0011" w:rsidRDefault="0002162A">
            <w:pPr>
              <w:spacing w:line="264" w:lineRule="auto"/>
            </w:pPr>
            <w:del w:id="173" w:author="Revision v4 to v5" w:date="2026-09-16T00:02:00Z">
              <w:r>
                <w:delText>XGBoost</w:delText>
              </w:r>
            </w:del>
            <w:ins w:id="174" w:author="Revision v4 to v5" w:date="2026-09-16T00:02:00Z">
              <w:r w:rsidR="004C25F4">
                <w:t>Decision Tree</w:t>
              </w:r>
            </w:ins>
          </w:p>
        </w:tc>
        <w:tc>
          <w:tcPr>
            <w:tcW w:w="1512" w:type="dxa"/>
            <w:tcMar>
              <w:top w:w="60" w:type="dxa"/>
              <w:left w:w="90" w:type="dxa"/>
              <w:bottom w:w="60" w:type="dxa"/>
              <w:right w:w="90" w:type="dxa"/>
            </w:tcMar>
            <w:vAlign w:val="center"/>
            <w:cellIns w:id="175" w:author="Revision v4 to v5" w:date="2026-09-16T00:02:00Z"/>
            <w:tcPrChange w:id="176" w:author="Revision v4 to v5" w:date="2026-09-16T00:02:00Z">
              <w:tcPr>
                <w:tcW w:w="2472" w:type="dxa"/>
                <w:gridSpan w:val="2"/>
                <w:tcMar>
                  <w:top w:w="60" w:type="dxa"/>
                  <w:left w:w="90" w:type="dxa"/>
                  <w:bottom w:w="60" w:type="dxa"/>
                  <w:right w:w="90" w:type="dxa"/>
                </w:tcMar>
                <w:vAlign w:val="center"/>
                <w:cellIns w:id="177" w:author="Revision v4 to v5" w:date="2026-09-16T00:02:00Z"/>
              </w:tcPr>
            </w:tcPrChange>
          </w:tcPr>
          <w:p w14:paraId="512F0C07" w14:textId="77777777" w:rsidR="00BE0011" w:rsidRDefault="004C25F4">
            <w:pPr>
              <w:spacing w:line="264" w:lineRule="auto"/>
              <w:jc w:val="center"/>
            </w:pPr>
            <w:ins w:id="178" w:author="Revision v4 to v5" w:date="2026-09-16T00:02:00Z">
              <w:r>
                <w:t>No weighting</w:t>
              </w:r>
            </w:ins>
          </w:p>
        </w:tc>
        <w:tc>
          <w:tcPr>
            <w:tcW w:w="1512" w:type="dxa"/>
            <w:tcMar>
              <w:top w:w="60" w:type="dxa"/>
              <w:left w:w="90" w:type="dxa"/>
              <w:bottom w:w="60" w:type="dxa"/>
              <w:right w:w="90" w:type="dxa"/>
            </w:tcMar>
            <w:vAlign w:val="center"/>
            <w:tcPrChange w:id="179" w:author="Revision v4 to v5" w:date="2026-09-16T00:02:00Z">
              <w:tcPr>
                <w:tcW w:w="1650" w:type="dxa"/>
                <w:gridSpan w:val="2"/>
                <w:tcMar>
                  <w:top w:w="60" w:type="dxa"/>
                  <w:left w:w="90" w:type="dxa"/>
                  <w:bottom w:w="60" w:type="dxa"/>
                  <w:right w:w="90" w:type="dxa"/>
                </w:tcMar>
                <w:vAlign w:val="center"/>
              </w:tcPr>
            </w:tcPrChange>
          </w:tcPr>
          <w:p w14:paraId="14ED37E5" w14:textId="415C960D" w:rsidR="00BE0011" w:rsidRDefault="004C25F4">
            <w:pPr>
              <w:spacing w:line="264" w:lineRule="auto"/>
              <w:jc w:val="center"/>
            </w:pPr>
            <w:r>
              <w:t>0.</w:t>
            </w:r>
            <w:del w:id="180" w:author="Revision v4 to v5" w:date="2026-09-16T00:02:00Z">
              <w:r w:rsidR="0002162A">
                <w:delText>8095</w:delText>
              </w:r>
            </w:del>
            <w:ins w:id="181" w:author="Revision v4 to v5" w:date="2026-09-16T00:02:00Z">
              <w:r>
                <w:t>9082</w:t>
              </w:r>
            </w:ins>
          </w:p>
        </w:tc>
        <w:tc>
          <w:tcPr>
            <w:tcW w:w="1512" w:type="dxa"/>
            <w:tcMar>
              <w:top w:w="60" w:type="dxa"/>
              <w:left w:w="90" w:type="dxa"/>
              <w:bottom w:w="60" w:type="dxa"/>
              <w:right w:w="90" w:type="dxa"/>
            </w:tcMar>
            <w:vAlign w:val="center"/>
            <w:tcPrChange w:id="182" w:author="Revision v4 to v5" w:date="2026-09-16T00:02:00Z">
              <w:tcPr>
                <w:tcW w:w="1650" w:type="dxa"/>
                <w:gridSpan w:val="2"/>
                <w:tcMar>
                  <w:top w:w="60" w:type="dxa"/>
                  <w:left w:w="90" w:type="dxa"/>
                  <w:bottom w:w="60" w:type="dxa"/>
                  <w:right w:w="90" w:type="dxa"/>
                </w:tcMar>
                <w:vAlign w:val="center"/>
              </w:tcPr>
            </w:tcPrChange>
          </w:tcPr>
          <w:p w14:paraId="6B860D60" w14:textId="17F5513C" w:rsidR="00BE0011" w:rsidRDefault="004C25F4">
            <w:pPr>
              <w:spacing w:line="264" w:lineRule="auto"/>
              <w:jc w:val="center"/>
            </w:pPr>
            <w:r>
              <w:t>0.</w:t>
            </w:r>
            <w:del w:id="183" w:author="Revision v4 to v5" w:date="2026-09-16T00:02:00Z">
              <w:r w:rsidR="0002162A">
                <w:delText>5645</w:delText>
              </w:r>
            </w:del>
            <w:ins w:id="184" w:author="Revision v4 to v5" w:date="2026-09-16T00:02:00Z">
              <w:r>
                <w:t>6245</w:t>
              </w:r>
            </w:ins>
          </w:p>
        </w:tc>
        <w:tc>
          <w:tcPr>
            <w:tcW w:w="1512" w:type="dxa"/>
            <w:tcMar>
              <w:top w:w="60" w:type="dxa"/>
              <w:left w:w="90" w:type="dxa"/>
              <w:bottom w:w="60" w:type="dxa"/>
              <w:right w:w="90" w:type="dxa"/>
            </w:tcMar>
            <w:vAlign w:val="center"/>
            <w:tcPrChange w:id="185" w:author="Revision v4 to v5" w:date="2026-09-16T00:02:00Z">
              <w:tcPr>
                <w:tcW w:w="1650" w:type="dxa"/>
                <w:gridSpan w:val="2"/>
                <w:tcMar>
                  <w:top w:w="60" w:type="dxa"/>
                  <w:left w:w="90" w:type="dxa"/>
                  <w:bottom w:w="60" w:type="dxa"/>
                  <w:right w:w="90" w:type="dxa"/>
                </w:tcMar>
                <w:vAlign w:val="center"/>
              </w:tcPr>
            </w:tcPrChange>
          </w:tcPr>
          <w:p w14:paraId="10BC1D21" w14:textId="393A1C7A" w:rsidR="00BE0011" w:rsidRDefault="004C25F4">
            <w:pPr>
              <w:spacing w:line="264" w:lineRule="auto"/>
              <w:jc w:val="center"/>
            </w:pPr>
            <w:r>
              <w:t>0.</w:t>
            </w:r>
            <w:del w:id="186" w:author="Revision v4 to v5" w:date="2026-09-16T00:02:00Z">
              <w:r w:rsidR="0002162A">
                <w:delText>8395</w:delText>
              </w:r>
            </w:del>
            <w:ins w:id="187" w:author="Revision v4 to v5" w:date="2026-09-16T00:02:00Z">
              <w:r>
                <w:t>8907</w:t>
              </w:r>
            </w:ins>
          </w:p>
        </w:tc>
        <w:tc>
          <w:tcPr>
            <w:tcW w:w="1512" w:type="dxa"/>
            <w:tcMar>
              <w:top w:w="60" w:type="dxa"/>
              <w:left w:w="90" w:type="dxa"/>
              <w:bottom w:w="60" w:type="dxa"/>
              <w:right w:w="90" w:type="dxa"/>
            </w:tcMar>
            <w:vAlign w:val="center"/>
            <w:tcPrChange w:id="188" w:author="Revision v4 to v5" w:date="2026-09-16T00:02:00Z">
              <w:tcPr>
                <w:tcW w:w="1650" w:type="dxa"/>
                <w:gridSpan w:val="3"/>
                <w:tcMar>
                  <w:top w:w="60" w:type="dxa"/>
                  <w:left w:w="90" w:type="dxa"/>
                  <w:bottom w:w="60" w:type="dxa"/>
                  <w:right w:w="90" w:type="dxa"/>
                </w:tcMar>
                <w:vAlign w:val="center"/>
              </w:tcPr>
            </w:tcPrChange>
          </w:tcPr>
          <w:p w14:paraId="1BB63B34" w14:textId="05633836" w:rsidR="00BE0011" w:rsidRDefault="004C25F4">
            <w:pPr>
              <w:spacing w:line="264" w:lineRule="auto"/>
              <w:jc w:val="center"/>
            </w:pPr>
            <w:r>
              <w:t>0.</w:t>
            </w:r>
            <w:del w:id="189" w:author="Revision v4 to v5" w:date="2026-09-16T00:02:00Z">
              <w:r w:rsidR="0002162A">
                <w:delText>8993</w:delText>
              </w:r>
            </w:del>
            <w:ins w:id="190" w:author="Revision v4 to v5" w:date="2026-09-16T00:02:00Z">
              <w:r>
                <w:t>8921</w:t>
              </w:r>
            </w:ins>
          </w:p>
        </w:tc>
      </w:tr>
      <w:tr w:rsidR="00BE0011" w14:paraId="50E1FEE5"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9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192" w:author="Revision v4 to v5" w:date="2026-09-16T00:02:00Z">
              <w:tcPr>
                <w:tcW w:w="2472" w:type="dxa"/>
                <w:tcMar>
                  <w:top w:w="60" w:type="dxa"/>
                  <w:left w:w="90" w:type="dxa"/>
                  <w:bottom w:w="60" w:type="dxa"/>
                  <w:right w:w="90" w:type="dxa"/>
                </w:tcMar>
                <w:vAlign w:val="center"/>
              </w:tcPr>
            </w:tcPrChange>
          </w:tcPr>
          <w:p w14:paraId="50B834B8" w14:textId="4A701275" w:rsidR="00BE0011" w:rsidRDefault="0002162A">
            <w:pPr>
              <w:spacing w:line="264" w:lineRule="auto"/>
            </w:pPr>
            <w:del w:id="193" w:author="Revision v4 to v5" w:date="2026-09-16T00:02:00Z">
              <w:r>
                <w:rPr>
                  <w:b/>
                  <w:bCs/>
                </w:rPr>
                <w:delText>LightGBM</w:delText>
              </w:r>
            </w:del>
            <w:ins w:id="194" w:author="Revision v4 to v5" w:date="2026-09-16T00:02:00Z">
              <w:r w:rsidR="004C25F4">
                <w:t>Random Forest</w:t>
              </w:r>
            </w:ins>
          </w:p>
        </w:tc>
        <w:tc>
          <w:tcPr>
            <w:tcW w:w="1512" w:type="dxa"/>
            <w:tcMar>
              <w:top w:w="60" w:type="dxa"/>
              <w:left w:w="90" w:type="dxa"/>
              <w:bottom w:w="60" w:type="dxa"/>
              <w:right w:w="90" w:type="dxa"/>
            </w:tcMar>
            <w:vAlign w:val="center"/>
            <w:cellIns w:id="195" w:author="Revision v4 to v5" w:date="2026-09-16T00:02:00Z"/>
            <w:tcPrChange w:id="196" w:author="Revision v4 to v5" w:date="2026-09-16T00:02:00Z">
              <w:tcPr>
                <w:tcW w:w="2472" w:type="dxa"/>
                <w:gridSpan w:val="2"/>
                <w:tcMar>
                  <w:top w:w="60" w:type="dxa"/>
                  <w:left w:w="90" w:type="dxa"/>
                  <w:bottom w:w="60" w:type="dxa"/>
                  <w:right w:w="90" w:type="dxa"/>
                </w:tcMar>
                <w:vAlign w:val="center"/>
                <w:cellIns w:id="197" w:author="Revision v4 to v5" w:date="2026-09-16T00:02:00Z"/>
              </w:tcPr>
            </w:tcPrChange>
          </w:tcPr>
          <w:p w14:paraId="45CB5E65" w14:textId="77777777" w:rsidR="00BE0011" w:rsidRDefault="004C25F4">
            <w:pPr>
              <w:spacing w:line="264" w:lineRule="auto"/>
              <w:jc w:val="center"/>
            </w:pPr>
            <w:ins w:id="198" w:author="Revision v4 to v5" w:date="2026-09-16T00:02:00Z">
              <w:r>
                <w:t>Class weighting</w:t>
              </w:r>
            </w:ins>
          </w:p>
        </w:tc>
        <w:tc>
          <w:tcPr>
            <w:tcW w:w="1512" w:type="dxa"/>
            <w:tcMar>
              <w:top w:w="60" w:type="dxa"/>
              <w:left w:w="90" w:type="dxa"/>
              <w:bottom w:w="60" w:type="dxa"/>
              <w:right w:w="90" w:type="dxa"/>
            </w:tcMar>
            <w:vAlign w:val="center"/>
            <w:tcPrChange w:id="199" w:author="Revision v4 to v5" w:date="2026-09-16T00:02:00Z">
              <w:tcPr>
                <w:tcW w:w="1650" w:type="dxa"/>
                <w:gridSpan w:val="2"/>
                <w:tcMar>
                  <w:top w:w="60" w:type="dxa"/>
                  <w:left w:w="90" w:type="dxa"/>
                  <w:bottom w:w="60" w:type="dxa"/>
                  <w:right w:w="90" w:type="dxa"/>
                </w:tcMar>
                <w:vAlign w:val="center"/>
              </w:tcPr>
            </w:tcPrChange>
          </w:tcPr>
          <w:p w14:paraId="25F12395" w14:textId="4880FE1A" w:rsidR="00BE0011" w:rsidRDefault="004C25F4">
            <w:pPr>
              <w:spacing w:line="264" w:lineRule="auto"/>
              <w:jc w:val="center"/>
            </w:pPr>
            <w:r>
              <w:rPr>
                <w:rPrChange w:id="200" w:author="Revision v4 to v5" w:date="2026-09-16T00:02:00Z">
                  <w:rPr>
                    <w:b/>
                  </w:rPr>
                </w:rPrChange>
              </w:rPr>
              <w:t>0.</w:t>
            </w:r>
            <w:del w:id="201" w:author="Revision v4 to v5" w:date="2026-09-16T00:02:00Z">
              <w:r w:rsidR="0002162A">
                <w:rPr>
                  <w:b/>
                  <w:bCs/>
                </w:rPr>
                <w:delText>8332</w:delText>
              </w:r>
            </w:del>
            <w:ins w:id="202" w:author="Revision v4 to v5" w:date="2026-09-16T00:02:00Z">
              <w:r>
                <w:t>7784</w:t>
              </w:r>
            </w:ins>
          </w:p>
        </w:tc>
        <w:tc>
          <w:tcPr>
            <w:tcW w:w="1512" w:type="dxa"/>
            <w:tcMar>
              <w:top w:w="60" w:type="dxa"/>
              <w:left w:w="90" w:type="dxa"/>
              <w:bottom w:w="60" w:type="dxa"/>
              <w:right w:w="90" w:type="dxa"/>
            </w:tcMar>
            <w:vAlign w:val="center"/>
            <w:tcPrChange w:id="203" w:author="Revision v4 to v5" w:date="2026-09-16T00:02:00Z">
              <w:tcPr>
                <w:tcW w:w="1650" w:type="dxa"/>
                <w:gridSpan w:val="2"/>
                <w:tcMar>
                  <w:top w:w="60" w:type="dxa"/>
                  <w:left w:w="90" w:type="dxa"/>
                  <w:bottom w:w="60" w:type="dxa"/>
                  <w:right w:w="90" w:type="dxa"/>
                </w:tcMar>
                <w:vAlign w:val="center"/>
              </w:tcPr>
            </w:tcPrChange>
          </w:tcPr>
          <w:p w14:paraId="2EEECB45" w14:textId="17A0FEFE" w:rsidR="00BE0011" w:rsidRDefault="004C25F4">
            <w:pPr>
              <w:spacing w:line="264" w:lineRule="auto"/>
              <w:jc w:val="center"/>
            </w:pPr>
            <w:r>
              <w:rPr>
                <w:rPrChange w:id="204" w:author="Revision v4 to v5" w:date="2026-09-16T00:02:00Z">
                  <w:rPr>
                    <w:b/>
                  </w:rPr>
                </w:rPrChange>
              </w:rPr>
              <w:t>0.</w:t>
            </w:r>
            <w:del w:id="205" w:author="Revision v4 to v5" w:date="2026-09-16T00:02:00Z">
              <w:r w:rsidR="0002162A">
                <w:rPr>
                  <w:b/>
                  <w:bCs/>
                </w:rPr>
                <w:delText>5833</w:delText>
              </w:r>
            </w:del>
            <w:ins w:id="206" w:author="Revision v4 to v5" w:date="2026-09-16T00:02:00Z">
              <w:r>
                <w:t>5699</w:t>
              </w:r>
            </w:ins>
          </w:p>
        </w:tc>
        <w:tc>
          <w:tcPr>
            <w:tcW w:w="1512" w:type="dxa"/>
            <w:tcMar>
              <w:top w:w="60" w:type="dxa"/>
              <w:left w:w="90" w:type="dxa"/>
              <w:bottom w:w="60" w:type="dxa"/>
              <w:right w:w="90" w:type="dxa"/>
            </w:tcMar>
            <w:vAlign w:val="center"/>
            <w:tcPrChange w:id="207" w:author="Revision v4 to v5" w:date="2026-09-16T00:02:00Z">
              <w:tcPr>
                <w:tcW w:w="1650" w:type="dxa"/>
                <w:gridSpan w:val="2"/>
                <w:tcMar>
                  <w:top w:w="60" w:type="dxa"/>
                  <w:left w:w="90" w:type="dxa"/>
                  <w:bottom w:w="60" w:type="dxa"/>
                  <w:right w:w="90" w:type="dxa"/>
                </w:tcMar>
                <w:vAlign w:val="center"/>
              </w:tcPr>
            </w:tcPrChange>
          </w:tcPr>
          <w:p w14:paraId="19F8DC21" w14:textId="16631E0F" w:rsidR="00BE0011" w:rsidRDefault="004C25F4">
            <w:pPr>
              <w:spacing w:line="264" w:lineRule="auto"/>
              <w:jc w:val="center"/>
            </w:pPr>
            <w:r>
              <w:rPr>
                <w:rPrChange w:id="208" w:author="Revision v4 to v5" w:date="2026-09-16T00:02:00Z">
                  <w:rPr>
                    <w:b/>
                  </w:rPr>
                </w:rPrChange>
              </w:rPr>
              <w:t>0.</w:t>
            </w:r>
            <w:del w:id="209" w:author="Revision v4 to v5" w:date="2026-09-16T00:02:00Z">
              <w:r w:rsidR="0002162A">
                <w:rPr>
                  <w:b/>
                  <w:bCs/>
                </w:rPr>
                <w:delText>8537</w:delText>
              </w:r>
            </w:del>
            <w:ins w:id="210" w:author="Revision v4 to v5" w:date="2026-09-16T00:02:00Z">
              <w:r>
                <w:t>8229</w:t>
              </w:r>
            </w:ins>
          </w:p>
        </w:tc>
        <w:tc>
          <w:tcPr>
            <w:tcW w:w="1512" w:type="dxa"/>
            <w:tcMar>
              <w:top w:w="60" w:type="dxa"/>
              <w:left w:w="90" w:type="dxa"/>
              <w:bottom w:w="60" w:type="dxa"/>
              <w:right w:w="90" w:type="dxa"/>
            </w:tcMar>
            <w:vAlign w:val="center"/>
            <w:tcPrChange w:id="211" w:author="Revision v4 to v5" w:date="2026-09-16T00:02:00Z">
              <w:tcPr>
                <w:tcW w:w="1650" w:type="dxa"/>
                <w:gridSpan w:val="3"/>
                <w:tcMar>
                  <w:top w:w="60" w:type="dxa"/>
                  <w:left w:w="90" w:type="dxa"/>
                  <w:bottom w:w="60" w:type="dxa"/>
                  <w:right w:w="90" w:type="dxa"/>
                </w:tcMar>
                <w:vAlign w:val="center"/>
              </w:tcPr>
            </w:tcPrChange>
          </w:tcPr>
          <w:p w14:paraId="7B218B18" w14:textId="7384D95F" w:rsidR="00BE0011" w:rsidRDefault="004C25F4">
            <w:pPr>
              <w:spacing w:line="264" w:lineRule="auto"/>
              <w:jc w:val="center"/>
            </w:pPr>
            <w:r>
              <w:rPr>
                <w:rPrChange w:id="212" w:author="Revision v4 to v5" w:date="2026-09-16T00:02:00Z">
                  <w:rPr>
                    <w:b/>
                  </w:rPr>
                </w:rPrChange>
              </w:rPr>
              <w:t>0.</w:t>
            </w:r>
            <w:del w:id="213" w:author="Revision v4 to v5" w:date="2026-09-16T00:02:00Z">
              <w:r w:rsidR="0002162A">
                <w:rPr>
                  <w:b/>
                  <w:bCs/>
                </w:rPr>
                <w:delText>9012</w:delText>
              </w:r>
            </w:del>
            <w:ins w:id="214" w:author="Revision v4 to v5" w:date="2026-09-16T00:02:00Z">
              <w:r>
                <w:t>9071</w:t>
              </w:r>
            </w:ins>
          </w:p>
        </w:tc>
      </w:tr>
      <w:tr w:rsidR="00BE0011" w14:paraId="6D0BEF62" w14:textId="77777777">
        <w:trPr>
          <w:ins w:id="215" w:author="Revision v4 to v5" w:date="2026-09-16T00:02:00Z"/>
        </w:trPr>
        <w:tc>
          <w:tcPr>
            <w:tcW w:w="1512" w:type="dxa"/>
            <w:tcMar>
              <w:top w:w="60" w:type="dxa"/>
              <w:left w:w="90" w:type="dxa"/>
              <w:bottom w:w="60" w:type="dxa"/>
              <w:right w:w="90" w:type="dxa"/>
            </w:tcMar>
            <w:vAlign w:val="center"/>
          </w:tcPr>
          <w:p w14:paraId="08FC75AE" w14:textId="77777777" w:rsidR="00BE0011" w:rsidRDefault="004C25F4">
            <w:pPr>
              <w:spacing w:line="264" w:lineRule="auto"/>
              <w:rPr>
                <w:ins w:id="216" w:author="Revision v4 to v5" w:date="2026-09-16T00:02:00Z"/>
              </w:rPr>
            </w:pPr>
            <w:ins w:id="217" w:author="Revision v4 to v5" w:date="2026-09-16T00:02:00Z">
              <w:r>
                <w:t>Random Forest</w:t>
              </w:r>
            </w:ins>
          </w:p>
        </w:tc>
        <w:tc>
          <w:tcPr>
            <w:tcW w:w="1512" w:type="dxa"/>
            <w:tcMar>
              <w:top w:w="60" w:type="dxa"/>
              <w:left w:w="90" w:type="dxa"/>
              <w:bottom w:w="60" w:type="dxa"/>
              <w:right w:w="90" w:type="dxa"/>
            </w:tcMar>
            <w:vAlign w:val="center"/>
          </w:tcPr>
          <w:p w14:paraId="583B498F" w14:textId="77777777" w:rsidR="00BE0011" w:rsidRDefault="004C25F4">
            <w:pPr>
              <w:spacing w:line="264" w:lineRule="auto"/>
              <w:jc w:val="center"/>
              <w:rPr>
                <w:ins w:id="218" w:author="Revision v4 to v5" w:date="2026-09-16T00:02:00Z"/>
              </w:rPr>
            </w:pPr>
            <w:ins w:id="219" w:author="Revision v4 to v5" w:date="2026-09-16T00:02:00Z">
              <w:r>
                <w:t>No weighting</w:t>
              </w:r>
            </w:ins>
          </w:p>
        </w:tc>
        <w:tc>
          <w:tcPr>
            <w:tcW w:w="1512" w:type="dxa"/>
            <w:tcMar>
              <w:top w:w="60" w:type="dxa"/>
              <w:left w:w="90" w:type="dxa"/>
              <w:bottom w:w="60" w:type="dxa"/>
              <w:right w:w="90" w:type="dxa"/>
            </w:tcMar>
            <w:vAlign w:val="center"/>
          </w:tcPr>
          <w:p w14:paraId="7581D960" w14:textId="77777777" w:rsidR="00BE0011" w:rsidRDefault="004C25F4">
            <w:pPr>
              <w:spacing w:line="264" w:lineRule="auto"/>
              <w:jc w:val="center"/>
              <w:rPr>
                <w:ins w:id="220" w:author="Revision v4 to v5" w:date="2026-09-16T00:02:00Z"/>
              </w:rPr>
            </w:pPr>
            <w:ins w:id="221" w:author="Revision v4 to v5" w:date="2026-09-16T00:02:00Z">
              <w:r>
                <w:t>0.9080</w:t>
              </w:r>
            </w:ins>
          </w:p>
        </w:tc>
        <w:tc>
          <w:tcPr>
            <w:tcW w:w="1512" w:type="dxa"/>
            <w:tcMar>
              <w:top w:w="60" w:type="dxa"/>
              <w:left w:w="90" w:type="dxa"/>
              <w:bottom w:w="60" w:type="dxa"/>
              <w:right w:w="90" w:type="dxa"/>
            </w:tcMar>
            <w:vAlign w:val="center"/>
          </w:tcPr>
          <w:p w14:paraId="117D1D55" w14:textId="77777777" w:rsidR="00BE0011" w:rsidRDefault="004C25F4">
            <w:pPr>
              <w:spacing w:line="264" w:lineRule="auto"/>
              <w:jc w:val="center"/>
              <w:rPr>
                <w:ins w:id="222" w:author="Revision v4 to v5" w:date="2026-09-16T00:02:00Z"/>
              </w:rPr>
            </w:pPr>
            <w:ins w:id="223" w:author="Revision v4 to v5" w:date="2026-09-16T00:02:00Z">
              <w:r>
                <w:t>0.6149</w:t>
              </w:r>
            </w:ins>
          </w:p>
        </w:tc>
        <w:tc>
          <w:tcPr>
            <w:tcW w:w="1512" w:type="dxa"/>
            <w:tcMar>
              <w:top w:w="60" w:type="dxa"/>
              <w:left w:w="90" w:type="dxa"/>
              <w:bottom w:w="60" w:type="dxa"/>
              <w:right w:w="90" w:type="dxa"/>
            </w:tcMar>
            <w:vAlign w:val="center"/>
          </w:tcPr>
          <w:p w14:paraId="07DAF743" w14:textId="77777777" w:rsidR="00BE0011" w:rsidRDefault="004C25F4">
            <w:pPr>
              <w:spacing w:line="264" w:lineRule="auto"/>
              <w:jc w:val="center"/>
              <w:rPr>
                <w:ins w:id="224" w:author="Revision v4 to v5" w:date="2026-09-16T00:02:00Z"/>
              </w:rPr>
            </w:pPr>
            <w:ins w:id="225" w:author="Revision v4 to v5" w:date="2026-09-16T00:02:00Z">
              <w:r>
                <w:t>0.8908</w:t>
              </w:r>
            </w:ins>
          </w:p>
        </w:tc>
        <w:tc>
          <w:tcPr>
            <w:tcW w:w="1512" w:type="dxa"/>
            <w:tcMar>
              <w:top w:w="60" w:type="dxa"/>
              <w:left w:w="90" w:type="dxa"/>
              <w:bottom w:w="60" w:type="dxa"/>
              <w:right w:w="90" w:type="dxa"/>
            </w:tcMar>
            <w:vAlign w:val="center"/>
          </w:tcPr>
          <w:p w14:paraId="764C6D59" w14:textId="77777777" w:rsidR="00BE0011" w:rsidRDefault="004C25F4">
            <w:pPr>
              <w:spacing w:line="264" w:lineRule="auto"/>
              <w:jc w:val="center"/>
              <w:rPr>
                <w:ins w:id="226" w:author="Revision v4 to v5" w:date="2026-09-16T00:02:00Z"/>
              </w:rPr>
            </w:pPr>
            <w:ins w:id="227" w:author="Revision v4 to v5" w:date="2026-09-16T00:02:00Z">
              <w:r>
                <w:t>0.9239</w:t>
              </w:r>
            </w:ins>
          </w:p>
        </w:tc>
      </w:tr>
      <w:tr w:rsidR="00BE0011" w14:paraId="64529B3A" w14:textId="77777777">
        <w:trPr>
          <w:ins w:id="228" w:author="Revision v4 to v5" w:date="2026-09-16T00:02:00Z"/>
        </w:trPr>
        <w:tc>
          <w:tcPr>
            <w:tcW w:w="1512" w:type="dxa"/>
            <w:tcMar>
              <w:top w:w="60" w:type="dxa"/>
              <w:left w:w="90" w:type="dxa"/>
              <w:bottom w:w="60" w:type="dxa"/>
              <w:right w:w="90" w:type="dxa"/>
            </w:tcMar>
            <w:vAlign w:val="center"/>
          </w:tcPr>
          <w:p w14:paraId="7DEB6CC6" w14:textId="77777777" w:rsidR="00BE0011" w:rsidRDefault="004C25F4">
            <w:pPr>
              <w:spacing w:line="264" w:lineRule="auto"/>
              <w:rPr>
                <w:ins w:id="229" w:author="Revision v4 to v5" w:date="2026-09-16T00:02:00Z"/>
              </w:rPr>
            </w:pPr>
            <w:ins w:id="230" w:author="Revision v4 to v5" w:date="2026-09-16T00:02:00Z">
              <w:r>
                <w:t>XGBoost</w:t>
              </w:r>
            </w:ins>
          </w:p>
        </w:tc>
        <w:tc>
          <w:tcPr>
            <w:tcW w:w="1512" w:type="dxa"/>
            <w:tcMar>
              <w:top w:w="60" w:type="dxa"/>
              <w:left w:w="90" w:type="dxa"/>
              <w:bottom w:w="60" w:type="dxa"/>
              <w:right w:w="90" w:type="dxa"/>
            </w:tcMar>
            <w:vAlign w:val="center"/>
          </w:tcPr>
          <w:p w14:paraId="4BB8D09B" w14:textId="77777777" w:rsidR="00BE0011" w:rsidRDefault="004C25F4">
            <w:pPr>
              <w:spacing w:line="264" w:lineRule="auto"/>
              <w:jc w:val="center"/>
              <w:rPr>
                <w:ins w:id="231" w:author="Revision v4 to v5" w:date="2026-09-16T00:02:00Z"/>
              </w:rPr>
            </w:pPr>
            <w:ins w:id="232" w:author="Revision v4 to v5" w:date="2026-09-16T00:02:00Z">
              <w:r>
                <w:t>Class weighting</w:t>
              </w:r>
            </w:ins>
          </w:p>
        </w:tc>
        <w:tc>
          <w:tcPr>
            <w:tcW w:w="1512" w:type="dxa"/>
            <w:tcMar>
              <w:top w:w="60" w:type="dxa"/>
              <w:left w:w="90" w:type="dxa"/>
              <w:bottom w:w="60" w:type="dxa"/>
              <w:right w:w="90" w:type="dxa"/>
            </w:tcMar>
            <w:vAlign w:val="center"/>
          </w:tcPr>
          <w:p w14:paraId="0C279AB6" w14:textId="77777777" w:rsidR="00BE0011" w:rsidRDefault="004C25F4">
            <w:pPr>
              <w:spacing w:line="264" w:lineRule="auto"/>
              <w:jc w:val="center"/>
              <w:rPr>
                <w:ins w:id="233" w:author="Revision v4 to v5" w:date="2026-09-16T00:02:00Z"/>
              </w:rPr>
            </w:pPr>
            <w:ins w:id="234" w:author="Revision v4 to v5" w:date="2026-09-16T00:02:00Z">
              <w:r>
                <w:t>0.8298</w:t>
              </w:r>
            </w:ins>
          </w:p>
        </w:tc>
        <w:tc>
          <w:tcPr>
            <w:tcW w:w="1512" w:type="dxa"/>
            <w:tcMar>
              <w:top w:w="60" w:type="dxa"/>
              <w:left w:w="90" w:type="dxa"/>
              <w:bottom w:w="60" w:type="dxa"/>
              <w:right w:w="90" w:type="dxa"/>
            </w:tcMar>
            <w:vAlign w:val="center"/>
          </w:tcPr>
          <w:p w14:paraId="6666E7C5" w14:textId="77777777" w:rsidR="00BE0011" w:rsidRDefault="004C25F4">
            <w:pPr>
              <w:spacing w:line="264" w:lineRule="auto"/>
              <w:jc w:val="center"/>
              <w:rPr>
                <w:ins w:id="235" w:author="Revision v4 to v5" w:date="2026-09-16T00:02:00Z"/>
              </w:rPr>
            </w:pPr>
            <w:ins w:id="236" w:author="Revision v4 to v5" w:date="2026-09-16T00:02:00Z">
              <w:r>
                <w:t>0.5966</w:t>
              </w:r>
            </w:ins>
          </w:p>
        </w:tc>
        <w:tc>
          <w:tcPr>
            <w:tcW w:w="1512" w:type="dxa"/>
            <w:tcMar>
              <w:top w:w="60" w:type="dxa"/>
              <w:left w:w="90" w:type="dxa"/>
              <w:bottom w:w="60" w:type="dxa"/>
              <w:right w:w="90" w:type="dxa"/>
            </w:tcMar>
            <w:vAlign w:val="center"/>
          </w:tcPr>
          <w:p w14:paraId="14D65E7D" w14:textId="77777777" w:rsidR="00BE0011" w:rsidRDefault="004C25F4">
            <w:pPr>
              <w:spacing w:line="264" w:lineRule="auto"/>
              <w:jc w:val="center"/>
              <w:rPr>
                <w:ins w:id="237" w:author="Revision v4 to v5" w:date="2026-09-16T00:02:00Z"/>
              </w:rPr>
            </w:pPr>
            <w:ins w:id="238" w:author="Revision v4 to v5" w:date="2026-09-16T00:02:00Z">
              <w:r>
                <w:t>0.8556</w:t>
              </w:r>
            </w:ins>
          </w:p>
        </w:tc>
        <w:tc>
          <w:tcPr>
            <w:tcW w:w="1512" w:type="dxa"/>
            <w:tcMar>
              <w:top w:w="60" w:type="dxa"/>
              <w:left w:w="90" w:type="dxa"/>
              <w:bottom w:w="60" w:type="dxa"/>
              <w:right w:w="90" w:type="dxa"/>
            </w:tcMar>
            <w:vAlign w:val="center"/>
          </w:tcPr>
          <w:p w14:paraId="7EF3A6CA" w14:textId="77777777" w:rsidR="00BE0011" w:rsidRDefault="004C25F4">
            <w:pPr>
              <w:spacing w:line="264" w:lineRule="auto"/>
              <w:jc w:val="center"/>
              <w:rPr>
                <w:ins w:id="239" w:author="Revision v4 to v5" w:date="2026-09-16T00:02:00Z"/>
              </w:rPr>
            </w:pPr>
            <w:ins w:id="240" w:author="Revision v4 to v5" w:date="2026-09-16T00:02:00Z">
              <w:r>
                <w:t>0.9147</w:t>
              </w:r>
            </w:ins>
          </w:p>
        </w:tc>
      </w:tr>
      <w:tr w:rsidR="00BE0011" w14:paraId="44953906" w14:textId="77777777">
        <w:trPr>
          <w:ins w:id="241" w:author="Revision v4 to v5" w:date="2026-09-16T00:02:00Z"/>
        </w:trPr>
        <w:tc>
          <w:tcPr>
            <w:tcW w:w="1512" w:type="dxa"/>
            <w:tcMar>
              <w:top w:w="60" w:type="dxa"/>
              <w:left w:w="90" w:type="dxa"/>
              <w:bottom w:w="60" w:type="dxa"/>
              <w:right w:w="90" w:type="dxa"/>
            </w:tcMar>
            <w:vAlign w:val="center"/>
          </w:tcPr>
          <w:p w14:paraId="5019E60C" w14:textId="77777777" w:rsidR="00BE0011" w:rsidRDefault="004C25F4">
            <w:pPr>
              <w:spacing w:line="264" w:lineRule="auto"/>
              <w:rPr>
                <w:ins w:id="242" w:author="Revision v4 to v5" w:date="2026-09-16T00:02:00Z"/>
              </w:rPr>
            </w:pPr>
            <w:ins w:id="243" w:author="Revision v4 to v5" w:date="2026-09-16T00:02:00Z">
              <w:r>
                <w:t>XGBoost</w:t>
              </w:r>
            </w:ins>
          </w:p>
        </w:tc>
        <w:tc>
          <w:tcPr>
            <w:tcW w:w="1512" w:type="dxa"/>
            <w:tcMar>
              <w:top w:w="60" w:type="dxa"/>
              <w:left w:w="90" w:type="dxa"/>
              <w:bottom w:w="60" w:type="dxa"/>
              <w:right w:w="90" w:type="dxa"/>
            </w:tcMar>
            <w:vAlign w:val="center"/>
          </w:tcPr>
          <w:p w14:paraId="0C9B3C5E" w14:textId="77777777" w:rsidR="00BE0011" w:rsidRDefault="004C25F4">
            <w:pPr>
              <w:spacing w:line="264" w:lineRule="auto"/>
              <w:jc w:val="center"/>
              <w:rPr>
                <w:ins w:id="244" w:author="Revision v4 to v5" w:date="2026-09-16T00:02:00Z"/>
              </w:rPr>
            </w:pPr>
            <w:ins w:id="245" w:author="Revision v4 to v5" w:date="2026-09-16T00:02:00Z">
              <w:r>
                <w:t>No weighting</w:t>
              </w:r>
            </w:ins>
          </w:p>
        </w:tc>
        <w:tc>
          <w:tcPr>
            <w:tcW w:w="1512" w:type="dxa"/>
            <w:tcMar>
              <w:top w:w="60" w:type="dxa"/>
              <w:left w:w="90" w:type="dxa"/>
              <w:bottom w:w="60" w:type="dxa"/>
              <w:right w:w="90" w:type="dxa"/>
            </w:tcMar>
            <w:vAlign w:val="center"/>
          </w:tcPr>
          <w:p w14:paraId="3A67AC1A" w14:textId="77777777" w:rsidR="00BE0011" w:rsidRDefault="004C25F4">
            <w:pPr>
              <w:spacing w:line="264" w:lineRule="auto"/>
              <w:jc w:val="center"/>
              <w:rPr>
                <w:ins w:id="246" w:author="Revision v4 to v5" w:date="2026-09-16T00:02:00Z"/>
              </w:rPr>
            </w:pPr>
            <w:ins w:id="247" w:author="Revision v4 to v5" w:date="2026-09-16T00:02:00Z">
              <w:r>
                <w:t>0.9113</w:t>
              </w:r>
            </w:ins>
          </w:p>
        </w:tc>
        <w:tc>
          <w:tcPr>
            <w:tcW w:w="1512" w:type="dxa"/>
            <w:tcMar>
              <w:top w:w="60" w:type="dxa"/>
              <w:left w:w="90" w:type="dxa"/>
              <w:bottom w:w="60" w:type="dxa"/>
              <w:right w:w="90" w:type="dxa"/>
            </w:tcMar>
            <w:vAlign w:val="center"/>
          </w:tcPr>
          <w:p w14:paraId="36424600" w14:textId="77777777" w:rsidR="00BE0011" w:rsidRDefault="004C25F4">
            <w:pPr>
              <w:spacing w:line="264" w:lineRule="auto"/>
              <w:jc w:val="center"/>
              <w:rPr>
                <w:ins w:id="248" w:author="Revision v4 to v5" w:date="2026-09-16T00:02:00Z"/>
              </w:rPr>
            </w:pPr>
            <w:ins w:id="249" w:author="Revision v4 to v5" w:date="2026-09-16T00:02:00Z">
              <w:r>
                <w:t>0.6197</w:t>
              </w:r>
            </w:ins>
          </w:p>
        </w:tc>
        <w:tc>
          <w:tcPr>
            <w:tcW w:w="1512" w:type="dxa"/>
            <w:tcMar>
              <w:top w:w="60" w:type="dxa"/>
              <w:left w:w="90" w:type="dxa"/>
              <w:bottom w:w="60" w:type="dxa"/>
              <w:right w:w="90" w:type="dxa"/>
            </w:tcMar>
            <w:vAlign w:val="center"/>
          </w:tcPr>
          <w:p w14:paraId="27843EB3" w14:textId="77777777" w:rsidR="00BE0011" w:rsidRDefault="004C25F4">
            <w:pPr>
              <w:spacing w:line="264" w:lineRule="auto"/>
              <w:jc w:val="center"/>
              <w:rPr>
                <w:ins w:id="250" w:author="Revision v4 to v5" w:date="2026-09-16T00:02:00Z"/>
              </w:rPr>
            </w:pPr>
            <w:ins w:id="251" w:author="Revision v4 to v5" w:date="2026-09-16T00:02:00Z">
              <w:r>
                <w:t>0.8942</w:t>
              </w:r>
            </w:ins>
          </w:p>
        </w:tc>
        <w:tc>
          <w:tcPr>
            <w:tcW w:w="1512" w:type="dxa"/>
            <w:tcMar>
              <w:top w:w="60" w:type="dxa"/>
              <w:left w:w="90" w:type="dxa"/>
              <w:bottom w:w="60" w:type="dxa"/>
              <w:right w:w="90" w:type="dxa"/>
            </w:tcMar>
            <w:vAlign w:val="center"/>
          </w:tcPr>
          <w:p w14:paraId="1766248F" w14:textId="77777777" w:rsidR="00BE0011" w:rsidRDefault="004C25F4">
            <w:pPr>
              <w:spacing w:line="264" w:lineRule="auto"/>
              <w:jc w:val="center"/>
              <w:rPr>
                <w:ins w:id="252" w:author="Revision v4 to v5" w:date="2026-09-16T00:02:00Z"/>
              </w:rPr>
            </w:pPr>
            <w:ins w:id="253" w:author="Revision v4 to v5" w:date="2026-09-16T00:02:00Z">
              <w:r>
                <w:t>0.9282</w:t>
              </w:r>
            </w:ins>
          </w:p>
        </w:tc>
      </w:tr>
      <w:tr w:rsidR="00BE0011" w14:paraId="7BA7400D" w14:textId="77777777">
        <w:trPr>
          <w:ins w:id="254" w:author="Revision v4 to v5" w:date="2026-09-16T00:02:00Z"/>
        </w:trPr>
        <w:tc>
          <w:tcPr>
            <w:tcW w:w="1512" w:type="dxa"/>
            <w:tcMar>
              <w:top w:w="60" w:type="dxa"/>
              <w:left w:w="90" w:type="dxa"/>
              <w:bottom w:w="60" w:type="dxa"/>
              <w:right w:w="90" w:type="dxa"/>
            </w:tcMar>
            <w:vAlign w:val="center"/>
          </w:tcPr>
          <w:p w14:paraId="2BB96210" w14:textId="77777777" w:rsidR="00BE0011" w:rsidRDefault="004C25F4">
            <w:pPr>
              <w:spacing w:line="264" w:lineRule="auto"/>
              <w:rPr>
                <w:ins w:id="255" w:author="Revision v4 to v5" w:date="2026-09-16T00:02:00Z"/>
              </w:rPr>
            </w:pPr>
            <w:ins w:id="256" w:author="Revision v4 to v5" w:date="2026-09-16T00:02:00Z">
              <w:r>
                <w:t>LightGBM</w:t>
              </w:r>
            </w:ins>
          </w:p>
        </w:tc>
        <w:tc>
          <w:tcPr>
            <w:tcW w:w="1512" w:type="dxa"/>
            <w:tcMar>
              <w:top w:w="60" w:type="dxa"/>
              <w:left w:w="90" w:type="dxa"/>
              <w:bottom w:w="60" w:type="dxa"/>
              <w:right w:w="90" w:type="dxa"/>
            </w:tcMar>
            <w:vAlign w:val="center"/>
          </w:tcPr>
          <w:p w14:paraId="01F3D336" w14:textId="77777777" w:rsidR="00BE0011" w:rsidRDefault="004C25F4">
            <w:pPr>
              <w:spacing w:line="264" w:lineRule="auto"/>
              <w:jc w:val="center"/>
              <w:rPr>
                <w:ins w:id="257" w:author="Revision v4 to v5" w:date="2026-09-16T00:02:00Z"/>
              </w:rPr>
            </w:pPr>
            <w:ins w:id="258" w:author="Revision v4 to v5" w:date="2026-09-16T00:02:00Z">
              <w:r>
                <w:t>Class weighting</w:t>
              </w:r>
            </w:ins>
          </w:p>
        </w:tc>
        <w:tc>
          <w:tcPr>
            <w:tcW w:w="1512" w:type="dxa"/>
            <w:tcMar>
              <w:top w:w="60" w:type="dxa"/>
              <w:left w:w="90" w:type="dxa"/>
              <w:bottom w:w="60" w:type="dxa"/>
              <w:right w:w="90" w:type="dxa"/>
            </w:tcMar>
            <w:vAlign w:val="center"/>
          </w:tcPr>
          <w:p w14:paraId="01FA7877" w14:textId="77777777" w:rsidR="00BE0011" w:rsidRDefault="004C25F4">
            <w:pPr>
              <w:spacing w:line="264" w:lineRule="auto"/>
              <w:jc w:val="center"/>
              <w:rPr>
                <w:ins w:id="259" w:author="Revision v4 to v5" w:date="2026-09-16T00:02:00Z"/>
              </w:rPr>
            </w:pPr>
            <w:ins w:id="260" w:author="Revision v4 to v5" w:date="2026-09-16T00:02:00Z">
              <w:r>
                <w:t>0.8548</w:t>
              </w:r>
            </w:ins>
          </w:p>
        </w:tc>
        <w:tc>
          <w:tcPr>
            <w:tcW w:w="1512" w:type="dxa"/>
            <w:tcMar>
              <w:top w:w="60" w:type="dxa"/>
              <w:left w:w="90" w:type="dxa"/>
              <w:bottom w:w="60" w:type="dxa"/>
              <w:right w:w="90" w:type="dxa"/>
            </w:tcMar>
            <w:vAlign w:val="center"/>
          </w:tcPr>
          <w:p w14:paraId="00EC2968" w14:textId="77777777" w:rsidR="00BE0011" w:rsidRDefault="004C25F4">
            <w:pPr>
              <w:spacing w:line="264" w:lineRule="auto"/>
              <w:jc w:val="center"/>
              <w:rPr>
                <w:ins w:id="261" w:author="Revision v4 to v5" w:date="2026-09-16T00:02:00Z"/>
              </w:rPr>
            </w:pPr>
            <w:ins w:id="262" w:author="Revision v4 to v5" w:date="2026-09-16T00:02:00Z">
              <w:r>
                <w:t>0.6044</w:t>
              </w:r>
            </w:ins>
          </w:p>
        </w:tc>
        <w:tc>
          <w:tcPr>
            <w:tcW w:w="1512" w:type="dxa"/>
            <w:tcMar>
              <w:top w:w="60" w:type="dxa"/>
              <w:left w:w="90" w:type="dxa"/>
              <w:bottom w:w="60" w:type="dxa"/>
              <w:right w:w="90" w:type="dxa"/>
            </w:tcMar>
            <w:vAlign w:val="center"/>
          </w:tcPr>
          <w:p w14:paraId="7EFD196B" w14:textId="77777777" w:rsidR="00BE0011" w:rsidRDefault="004C25F4">
            <w:pPr>
              <w:spacing w:line="264" w:lineRule="auto"/>
              <w:jc w:val="center"/>
              <w:rPr>
                <w:ins w:id="263" w:author="Revision v4 to v5" w:date="2026-09-16T00:02:00Z"/>
              </w:rPr>
            </w:pPr>
            <w:ins w:id="264" w:author="Revision v4 to v5" w:date="2026-09-16T00:02:00Z">
              <w:r>
                <w:t>0.8713</w:t>
              </w:r>
            </w:ins>
          </w:p>
        </w:tc>
        <w:tc>
          <w:tcPr>
            <w:tcW w:w="1512" w:type="dxa"/>
            <w:tcMar>
              <w:top w:w="60" w:type="dxa"/>
              <w:left w:w="90" w:type="dxa"/>
              <w:bottom w:w="60" w:type="dxa"/>
              <w:right w:w="90" w:type="dxa"/>
            </w:tcMar>
            <w:vAlign w:val="center"/>
          </w:tcPr>
          <w:p w14:paraId="4EC5219C" w14:textId="77777777" w:rsidR="00BE0011" w:rsidRDefault="004C25F4">
            <w:pPr>
              <w:spacing w:line="264" w:lineRule="auto"/>
              <w:jc w:val="center"/>
              <w:rPr>
                <w:ins w:id="265" w:author="Revision v4 to v5" w:date="2026-09-16T00:02:00Z"/>
              </w:rPr>
            </w:pPr>
            <w:ins w:id="266" w:author="Revision v4 to v5" w:date="2026-09-16T00:02:00Z">
              <w:r>
                <w:t>0.9128</w:t>
              </w:r>
            </w:ins>
          </w:p>
        </w:tc>
      </w:tr>
      <w:tr w:rsidR="00BE0011" w14:paraId="48DCC9CB" w14:textId="77777777">
        <w:trPr>
          <w:ins w:id="267" w:author="Revision v4 to v5" w:date="2026-09-16T00:02:00Z"/>
        </w:trPr>
        <w:tc>
          <w:tcPr>
            <w:tcW w:w="1512" w:type="dxa"/>
            <w:tcMar>
              <w:top w:w="60" w:type="dxa"/>
              <w:left w:w="90" w:type="dxa"/>
              <w:bottom w:w="60" w:type="dxa"/>
              <w:right w:w="90" w:type="dxa"/>
            </w:tcMar>
            <w:vAlign w:val="center"/>
          </w:tcPr>
          <w:p w14:paraId="5A511F84" w14:textId="77777777" w:rsidR="00BE0011" w:rsidRDefault="004C25F4">
            <w:pPr>
              <w:spacing w:line="264" w:lineRule="auto"/>
              <w:rPr>
                <w:ins w:id="268" w:author="Revision v4 to v5" w:date="2026-09-16T00:02:00Z"/>
              </w:rPr>
            </w:pPr>
            <w:ins w:id="269" w:author="Revision v4 to v5" w:date="2026-09-16T00:02:00Z">
              <w:r>
                <w:t>LightGBM</w:t>
              </w:r>
            </w:ins>
          </w:p>
        </w:tc>
        <w:tc>
          <w:tcPr>
            <w:tcW w:w="1512" w:type="dxa"/>
            <w:tcMar>
              <w:top w:w="60" w:type="dxa"/>
              <w:left w:w="90" w:type="dxa"/>
              <w:bottom w:w="60" w:type="dxa"/>
              <w:right w:w="90" w:type="dxa"/>
            </w:tcMar>
            <w:vAlign w:val="center"/>
          </w:tcPr>
          <w:p w14:paraId="75330143" w14:textId="77777777" w:rsidR="00BE0011" w:rsidRDefault="004C25F4">
            <w:pPr>
              <w:spacing w:line="264" w:lineRule="auto"/>
              <w:jc w:val="center"/>
              <w:rPr>
                <w:ins w:id="270" w:author="Revision v4 to v5" w:date="2026-09-16T00:02:00Z"/>
              </w:rPr>
            </w:pPr>
            <w:ins w:id="271" w:author="Revision v4 to v5" w:date="2026-09-16T00:02:00Z">
              <w:r>
                <w:t>No weighting</w:t>
              </w:r>
            </w:ins>
          </w:p>
        </w:tc>
        <w:tc>
          <w:tcPr>
            <w:tcW w:w="1512" w:type="dxa"/>
            <w:tcMar>
              <w:top w:w="60" w:type="dxa"/>
              <w:left w:w="90" w:type="dxa"/>
              <w:bottom w:w="60" w:type="dxa"/>
              <w:right w:w="90" w:type="dxa"/>
            </w:tcMar>
            <w:vAlign w:val="center"/>
          </w:tcPr>
          <w:p w14:paraId="40C46046" w14:textId="77777777" w:rsidR="00BE0011" w:rsidRDefault="004C25F4">
            <w:pPr>
              <w:spacing w:line="264" w:lineRule="auto"/>
              <w:jc w:val="center"/>
              <w:rPr>
                <w:ins w:id="272" w:author="Revision v4 to v5" w:date="2026-09-16T00:02:00Z"/>
              </w:rPr>
            </w:pPr>
            <w:ins w:id="273" w:author="Revision v4 to v5" w:date="2026-09-16T00:02:00Z">
              <w:r>
                <w:t>0.9113</w:t>
              </w:r>
            </w:ins>
          </w:p>
        </w:tc>
        <w:tc>
          <w:tcPr>
            <w:tcW w:w="1512" w:type="dxa"/>
            <w:tcMar>
              <w:top w:w="60" w:type="dxa"/>
              <w:left w:w="90" w:type="dxa"/>
              <w:bottom w:w="60" w:type="dxa"/>
              <w:right w:w="90" w:type="dxa"/>
            </w:tcMar>
            <w:vAlign w:val="center"/>
          </w:tcPr>
          <w:p w14:paraId="48AE3DDD" w14:textId="77777777" w:rsidR="00BE0011" w:rsidRDefault="004C25F4">
            <w:pPr>
              <w:spacing w:line="264" w:lineRule="auto"/>
              <w:jc w:val="center"/>
              <w:rPr>
                <w:ins w:id="274" w:author="Revision v4 to v5" w:date="2026-09-16T00:02:00Z"/>
              </w:rPr>
            </w:pPr>
            <w:ins w:id="275" w:author="Revision v4 to v5" w:date="2026-09-16T00:02:00Z">
              <w:r>
                <w:t>0.6248</w:t>
              </w:r>
            </w:ins>
          </w:p>
        </w:tc>
        <w:tc>
          <w:tcPr>
            <w:tcW w:w="1512" w:type="dxa"/>
            <w:tcMar>
              <w:top w:w="60" w:type="dxa"/>
              <w:left w:w="90" w:type="dxa"/>
              <w:bottom w:w="60" w:type="dxa"/>
              <w:right w:w="90" w:type="dxa"/>
            </w:tcMar>
            <w:vAlign w:val="center"/>
          </w:tcPr>
          <w:p w14:paraId="5F88185B" w14:textId="77777777" w:rsidR="00BE0011" w:rsidRDefault="004C25F4">
            <w:pPr>
              <w:spacing w:line="264" w:lineRule="auto"/>
              <w:jc w:val="center"/>
              <w:rPr>
                <w:ins w:id="276" w:author="Revision v4 to v5" w:date="2026-09-16T00:02:00Z"/>
              </w:rPr>
            </w:pPr>
            <w:ins w:id="277" w:author="Revision v4 to v5" w:date="2026-09-16T00:02:00Z">
              <w:r>
                <w:t>0.8954</w:t>
              </w:r>
            </w:ins>
          </w:p>
        </w:tc>
        <w:tc>
          <w:tcPr>
            <w:tcW w:w="1512" w:type="dxa"/>
            <w:tcMar>
              <w:top w:w="60" w:type="dxa"/>
              <w:left w:w="90" w:type="dxa"/>
              <w:bottom w:w="60" w:type="dxa"/>
              <w:right w:w="90" w:type="dxa"/>
            </w:tcMar>
            <w:vAlign w:val="center"/>
          </w:tcPr>
          <w:p w14:paraId="031B496F" w14:textId="77777777" w:rsidR="00BE0011" w:rsidRDefault="004C25F4">
            <w:pPr>
              <w:spacing w:line="264" w:lineRule="auto"/>
              <w:jc w:val="center"/>
              <w:rPr>
                <w:ins w:id="278" w:author="Revision v4 to v5" w:date="2026-09-16T00:02:00Z"/>
              </w:rPr>
            </w:pPr>
            <w:ins w:id="279" w:author="Revision v4 to v5" w:date="2026-09-16T00:02:00Z">
              <w:r>
                <w:t>0.9246</w:t>
              </w:r>
            </w:ins>
          </w:p>
        </w:tc>
      </w:tr>
      <w:tr w:rsidR="00BE0011" w14:paraId="7ACF49F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28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281" w:author="Revision v4 to v5" w:date="2026-09-16T00:02:00Z">
              <w:tcPr>
                <w:tcW w:w="2472" w:type="dxa"/>
                <w:gridSpan w:val="3"/>
                <w:tcMar>
                  <w:top w:w="60" w:type="dxa"/>
                  <w:left w:w="90" w:type="dxa"/>
                  <w:bottom w:w="60" w:type="dxa"/>
                  <w:right w:w="90" w:type="dxa"/>
                </w:tcMar>
                <w:vAlign w:val="center"/>
              </w:tcPr>
            </w:tcPrChange>
          </w:tcPr>
          <w:p w14:paraId="59363981" w14:textId="77777777" w:rsidR="00BE0011" w:rsidRDefault="004C25F4">
            <w:pPr>
              <w:spacing w:line="264" w:lineRule="auto"/>
            </w:pPr>
            <w:r>
              <w:t>CatBoost</w:t>
            </w:r>
          </w:p>
        </w:tc>
        <w:tc>
          <w:tcPr>
            <w:tcW w:w="1512" w:type="dxa"/>
            <w:tcMar>
              <w:top w:w="60" w:type="dxa"/>
              <w:left w:w="90" w:type="dxa"/>
              <w:bottom w:w="60" w:type="dxa"/>
              <w:right w:w="90" w:type="dxa"/>
            </w:tcMar>
            <w:vAlign w:val="center"/>
            <w:tcPrChange w:id="282" w:author="Revision v4 to v5" w:date="2026-09-16T00:02:00Z">
              <w:tcPr>
                <w:tcW w:w="1650" w:type="dxa"/>
                <w:gridSpan w:val="2"/>
                <w:tcMar>
                  <w:top w:w="60" w:type="dxa"/>
                  <w:left w:w="90" w:type="dxa"/>
                  <w:bottom w:w="60" w:type="dxa"/>
                  <w:right w:w="90" w:type="dxa"/>
                </w:tcMar>
                <w:vAlign w:val="center"/>
              </w:tcPr>
            </w:tcPrChange>
          </w:tcPr>
          <w:p w14:paraId="1048E2A8" w14:textId="4A940CFE" w:rsidR="00BE0011" w:rsidRDefault="0002162A">
            <w:pPr>
              <w:spacing w:line="264" w:lineRule="auto"/>
              <w:jc w:val="center"/>
            </w:pPr>
            <w:del w:id="283" w:author="Revision v4 to v5" w:date="2026-09-16T00:02:00Z">
              <w:r>
                <w:delText>0.7482</w:delText>
              </w:r>
            </w:del>
            <w:ins w:id="284" w:author="Revision v4 to v5" w:date="2026-09-16T00:02:00Z">
              <w:r w:rsidR="004C25F4">
                <w:t>Class weighting</w:t>
              </w:r>
            </w:ins>
          </w:p>
        </w:tc>
        <w:tc>
          <w:tcPr>
            <w:tcW w:w="1512" w:type="dxa"/>
            <w:tcMar>
              <w:top w:w="60" w:type="dxa"/>
              <w:left w:w="90" w:type="dxa"/>
              <w:bottom w:w="60" w:type="dxa"/>
              <w:right w:w="90" w:type="dxa"/>
            </w:tcMar>
            <w:vAlign w:val="center"/>
            <w:tcPrChange w:id="285" w:author="Revision v4 to v5" w:date="2026-09-16T00:02:00Z">
              <w:tcPr>
                <w:tcW w:w="1650" w:type="dxa"/>
                <w:gridSpan w:val="2"/>
                <w:tcMar>
                  <w:top w:w="60" w:type="dxa"/>
                  <w:left w:w="90" w:type="dxa"/>
                  <w:bottom w:w="60" w:type="dxa"/>
                  <w:right w:w="90" w:type="dxa"/>
                </w:tcMar>
                <w:vAlign w:val="center"/>
              </w:tcPr>
            </w:tcPrChange>
          </w:tcPr>
          <w:p w14:paraId="572C03DF" w14:textId="2CC3534D" w:rsidR="00BE0011" w:rsidRDefault="004C25F4">
            <w:pPr>
              <w:spacing w:line="264" w:lineRule="auto"/>
              <w:jc w:val="center"/>
            </w:pPr>
            <w:r>
              <w:t>0.</w:t>
            </w:r>
            <w:del w:id="286" w:author="Revision v4 to v5" w:date="2026-09-16T00:02:00Z">
              <w:r w:rsidR="0002162A">
                <w:delText>5109</w:delText>
              </w:r>
            </w:del>
            <w:ins w:id="287" w:author="Revision v4 to v5" w:date="2026-09-16T00:02:00Z">
              <w:r>
                <w:t>7730</w:t>
              </w:r>
            </w:ins>
          </w:p>
        </w:tc>
        <w:tc>
          <w:tcPr>
            <w:tcW w:w="1512" w:type="dxa"/>
            <w:tcMar>
              <w:top w:w="60" w:type="dxa"/>
              <w:left w:w="90" w:type="dxa"/>
              <w:bottom w:w="60" w:type="dxa"/>
              <w:right w:w="90" w:type="dxa"/>
            </w:tcMar>
            <w:vAlign w:val="center"/>
            <w:tcPrChange w:id="288" w:author="Revision v4 to v5" w:date="2026-09-16T00:02:00Z">
              <w:tcPr>
                <w:tcW w:w="1650" w:type="dxa"/>
                <w:gridSpan w:val="2"/>
                <w:tcMar>
                  <w:top w:w="60" w:type="dxa"/>
                  <w:left w:w="90" w:type="dxa"/>
                  <w:bottom w:w="60" w:type="dxa"/>
                  <w:right w:w="90" w:type="dxa"/>
                </w:tcMar>
                <w:vAlign w:val="center"/>
              </w:tcPr>
            </w:tcPrChange>
          </w:tcPr>
          <w:p w14:paraId="4E9D6EBB" w14:textId="5C5F8172" w:rsidR="00BE0011" w:rsidRDefault="004C25F4">
            <w:pPr>
              <w:spacing w:line="264" w:lineRule="auto"/>
              <w:jc w:val="center"/>
            </w:pPr>
            <w:r>
              <w:t>0.</w:t>
            </w:r>
            <w:del w:id="289" w:author="Revision v4 to v5" w:date="2026-09-16T00:02:00Z">
              <w:r w:rsidR="0002162A">
                <w:delText>8001</w:delText>
              </w:r>
            </w:del>
            <w:ins w:id="290" w:author="Revision v4 to v5" w:date="2026-09-16T00:02:00Z">
              <w:r>
                <w:t>5460</w:t>
              </w:r>
            </w:ins>
          </w:p>
        </w:tc>
        <w:tc>
          <w:tcPr>
            <w:tcW w:w="1512" w:type="dxa"/>
            <w:tcMar>
              <w:top w:w="60" w:type="dxa"/>
              <w:left w:w="90" w:type="dxa"/>
              <w:bottom w:w="60" w:type="dxa"/>
              <w:right w:w="90" w:type="dxa"/>
            </w:tcMar>
            <w:vAlign w:val="center"/>
            <w:tcPrChange w:id="291" w:author="Revision v4 to v5" w:date="2026-09-16T00:02:00Z">
              <w:tcPr>
                <w:tcW w:w="1650" w:type="dxa"/>
                <w:tcMar>
                  <w:top w:w="60" w:type="dxa"/>
                  <w:left w:w="90" w:type="dxa"/>
                  <w:bottom w:w="60" w:type="dxa"/>
                  <w:right w:w="90" w:type="dxa"/>
                </w:tcMar>
                <w:vAlign w:val="center"/>
              </w:tcPr>
            </w:tcPrChange>
          </w:tcPr>
          <w:p w14:paraId="08ADEB48" w14:textId="56F5CF66" w:rsidR="00BE0011" w:rsidRDefault="004C25F4">
            <w:pPr>
              <w:spacing w:line="264" w:lineRule="auto"/>
              <w:jc w:val="center"/>
            </w:pPr>
            <w:r>
              <w:t>0.</w:t>
            </w:r>
            <w:del w:id="292" w:author="Revision v4 to v5" w:date="2026-09-16T00:02:00Z">
              <w:r w:rsidR="0002162A">
                <w:delText>8925</w:delText>
              </w:r>
            </w:del>
            <w:ins w:id="293" w:author="Revision v4 to v5" w:date="2026-09-16T00:02:00Z">
              <w:r>
                <w:t>8192</w:t>
              </w:r>
            </w:ins>
          </w:p>
        </w:tc>
        <w:tc>
          <w:tcPr>
            <w:tcW w:w="1512" w:type="dxa"/>
            <w:tcMar>
              <w:top w:w="60" w:type="dxa"/>
              <w:left w:w="90" w:type="dxa"/>
              <w:bottom w:w="60" w:type="dxa"/>
              <w:right w:w="90" w:type="dxa"/>
            </w:tcMar>
            <w:vAlign w:val="center"/>
            <w:cellIns w:id="294" w:author="Revision v4 to v5" w:date="2026-09-16T00:02:00Z"/>
            <w:tcPrChange w:id="295" w:author="Revision v4 to v5" w:date="2026-09-16T00:02:00Z">
              <w:tcPr>
                <w:tcW w:w="1650" w:type="dxa"/>
                <w:gridSpan w:val="2"/>
                <w:tcMar>
                  <w:top w:w="60" w:type="dxa"/>
                  <w:left w:w="90" w:type="dxa"/>
                  <w:bottom w:w="60" w:type="dxa"/>
                  <w:right w:w="90" w:type="dxa"/>
                </w:tcMar>
                <w:vAlign w:val="center"/>
                <w:cellIns w:id="296" w:author="Revision v4 to v5" w:date="2026-09-16T00:02:00Z"/>
              </w:tcPr>
            </w:tcPrChange>
          </w:tcPr>
          <w:p w14:paraId="1327D97D" w14:textId="77777777" w:rsidR="00BE0011" w:rsidRDefault="004C25F4">
            <w:pPr>
              <w:spacing w:line="264" w:lineRule="auto"/>
              <w:jc w:val="center"/>
            </w:pPr>
            <w:ins w:id="297" w:author="Revision v4 to v5" w:date="2026-09-16T00:02:00Z">
              <w:r>
                <w:t>0.9062</w:t>
              </w:r>
            </w:ins>
          </w:p>
        </w:tc>
      </w:tr>
      <w:tr w:rsidR="00BE0011" w14:paraId="3E609D13" w14:textId="77777777">
        <w:trPr>
          <w:ins w:id="298" w:author="Revision v4 to v5" w:date="2026-09-16T00:02:00Z"/>
        </w:trPr>
        <w:tc>
          <w:tcPr>
            <w:tcW w:w="1512" w:type="dxa"/>
            <w:tcMar>
              <w:top w:w="60" w:type="dxa"/>
              <w:left w:w="90" w:type="dxa"/>
              <w:bottom w:w="60" w:type="dxa"/>
              <w:right w:w="90" w:type="dxa"/>
            </w:tcMar>
            <w:vAlign w:val="center"/>
          </w:tcPr>
          <w:p w14:paraId="7D5502A8" w14:textId="77777777" w:rsidR="00BE0011" w:rsidRDefault="004C25F4">
            <w:pPr>
              <w:spacing w:line="264" w:lineRule="auto"/>
              <w:rPr>
                <w:ins w:id="299" w:author="Revision v4 to v5" w:date="2026-09-16T00:02:00Z"/>
              </w:rPr>
            </w:pPr>
            <w:ins w:id="300" w:author="Revision v4 to v5" w:date="2026-09-16T00:02:00Z">
              <w:r>
                <w:t>CatBoost</w:t>
              </w:r>
            </w:ins>
          </w:p>
        </w:tc>
        <w:tc>
          <w:tcPr>
            <w:tcW w:w="1512" w:type="dxa"/>
            <w:tcMar>
              <w:top w:w="60" w:type="dxa"/>
              <w:left w:w="90" w:type="dxa"/>
              <w:bottom w:w="60" w:type="dxa"/>
              <w:right w:w="90" w:type="dxa"/>
            </w:tcMar>
            <w:vAlign w:val="center"/>
          </w:tcPr>
          <w:p w14:paraId="4153F253" w14:textId="77777777" w:rsidR="00BE0011" w:rsidRDefault="004C25F4">
            <w:pPr>
              <w:spacing w:line="264" w:lineRule="auto"/>
              <w:jc w:val="center"/>
              <w:rPr>
                <w:ins w:id="301" w:author="Revision v4 to v5" w:date="2026-09-16T00:02:00Z"/>
              </w:rPr>
            </w:pPr>
            <w:ins w:id="302" w:author="Revision v4 to v5" w:date="2026-09-16T00:02:00Z">
              <w:r>
                <w:t>No weighting</w:t>
              </w:r>
            </w:ins>
          </w:p>
        </w:tc>
        <w:tc>
          <w:tcPr>
            <w:tcW w:w="1512" w:type="dxa"/>
            <w:tcMar>
              <w:top w:w="60" w:type="dxa"/>
              <w:left w:w="90" w:type="dxa"/>
              <w:bottom w:w="60" w:type="dxa"/>
              <w:right w:w="90" w:type="dxa"/>
            </w:tcMar>
            <w:vAlign w:val="center"/>
          </w:tcPr>
          <w:p w14:paraId="4C842767" w14:textId="77777777" w:rsidR="00BE0011" w:rsidRDefault="004C25F4">
            <w:pPr>
              <w:spacing w:line="264" w:lineRule="auto"/>
              <w:jc w:val="center"/>
              <w:rPr>
                <w:ins w:id="303" w:author="Revision v4 to v5" w:date="2026-09-16T00:02:00Z"/>
              </w:rPr>
            </w:pPr>
            <w:ins w:id="304" w:author="Revision v4 to v5" w:date="2026-09-16T00:02:00Z">
              <w:r>
                <w:t>0.9093</w:t>
              </w:r>
            </w:ins>
          </w:p>
        </w:tc>
        <w:tc>
          <w:tcPr>
            <w:tcW w:w="1512" w:type="dxa"/>
            <w:tcMar>
              <w:top w:w="60" w:type="dxa"/>
              <w:left w:w="90" w:type="dxa"/>
              <w:bottom w:w="60" w:type="dxa"/>
              <w:right w:w="90" w:type="dxa"/>
            </w:tcMar>
            <w:vAlign w:val="center"/>
          </w:tcPr>
          <w:p w14:paraId="04E87EAD" w14:textId="77777777" w:rsidR="00BE0011" w:rsidRDefault="004C25F4">
            <w:pPr>
              <w:spacing w:line="264" w:lineRule="auto"/>
              <w:jc w:val="center"/>
              <w:rPr>
                <w:ins w:id="305" w:author="Revision v4 to v5" w:date="2026-09-16T00:02:00Z"/>
              </w:rPr>
            </w:pPr>
            <w:ins w:id="306" w:author="Revision v4 to v5" w:date="2026-09-16T00:02:00Z">
              <w:r>
                <w:t>0.6074</w:t>
              </w:r>
            </w:ins>
          </w:p>
        </w:tc>
        <w:tc>
          <w:tcPr>
            <w:tcW w:w="1512" w:type="dxa"/>
            <w:tcMar>
              <w:top w:w="60" w:type="dxa"/>
              <w:left w:w="90" w:type="dxa"/>
              <w:bottom w:w="60" w:type="dxa"/>
              <w:right w:w="90" w:type="dxa"/>
            </w:tcMar>
            <w:vAlign w:val="center"/>
          </w:tcPr>
          <w:p w14:paraId="665067AC" w14:textId="77777777" w:rsidR="00BE0011" w:rsidRDefault="004C25F4">
            <w:pPr>
              <w:spacing w:line="264" w:lineRule="auto"/>
              <w:jc w:val="center"/>
              <w:rPr>
                <w:ins w:id="307" w:author="Revision v4 to v5" w:date="2026-09-16T00:02:00Z"/>
              </w:rPr>
            </w:pPr>
            <w:ins w:id="308" w:author="Revision v4 to v5" w:date="2026-09-16T00:02:00Z">
              <w:r>
                <w:t>0.8911</w:t>
              </w:r>
            </w:ins>
          </w:p>
        </w:tc>
        <w:tc>
          <w:tcPr>
            <w:tcW w:w="1512" w:type="dxa"/>
            <w:tcMar>
              <w:top w:w="60" w:type="dxa"/>
              <w:left w:w="90" w:type="dxa"/>
              <w:bottom w:w="60" w:type="dxa"/>
              <w:right w:w="90" w:type="dxa"/>
            </w:tcMar>
            <w:vAlign w:val="center"/>
          </w:tcPr>
          <w:p w14:paraId="35A60D7F" w14:textId="77777777" w:rsidR="00BE0011" w:rsidRDefault="004C25F4">
            <w:pPr>
              <w:spacing w:line="264" w:lineRule="auto"/>
              <w:jc w:val="center"/>
              <w:rPr>
                <w:ins w:id="309" w:author="Revision v4 to v5" w:date="2026-09-16T00:02:00Z"/>
              </w:rPr>
            </w:pPr>
            <w:ins w:id="310" w:author="Revision v4 to v5" w:date="2026-09-16T00:02:00Z">
              <w:r>
                <w:t>0.9235</w:t>
              </w:r>
            </w:ins>
          </w:p>
        </w:tc>
      </w:tr>
    </w:tbl>
    <w:p w14:paraId="2F2265DB" w14:textId="77777777" w:rsidR="00E148FD" w:rsidRDefault="0002162A">
      <w:pPr>
        <w:spacing w:before="200" w:after="40"/>
        <w:jc w:val="center"/>
        <w:rPr>
          <w:del w:id="311" w:author="Revision v4 to v5" w:date="2026-09-16T00:02:00Z"/>
        </w:rPr>
      </w:pPr>
      <w:del w:id="312" w:author="Revision v4 to v5" w:date="2026-09-16T00:02:00Z">
        <w:r>
          <w:rPr>
            <w:noProof/>
          </w:rPr>
          <w:drawing>
            <wp:inline distT="0" distB="0" distL="0" distR="0" wp14:anchorId="55AA4851" wp14:editId="00A52964">
              <wp:extent cx="4191000" cy="212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9616" name="Picture 163109616"/>
                      <pic:cNvPicPr>
                        <a:picLocks noChangeAspect="1" noChangeArrowheads="1"/>
                      </pic:cNvPicPr>
                    </pic:nvPicPr>
                    <pic:blipFill>
                      <a:blip r:embed="rId15"/>
                      <a:srcRect/>
                      <a:stretch>
                        <a:fillRect/>
                      </a:stretch>
                    </pic:blipFill>
                    <pic:spPr>
                      <a:xfrm>
                        <a:off x="0" y="0"/>
                        <a:ext cx="4191000" cy="2124075"/>
                      </a:xfrm>
                      <a:prstGeom prst="rect">
                        <a:avLst/>
                      </a:prstGeom>
                    </pic:spPr>
                  </pic:pic>
                </a:graphicData>
              </a:graphic>
            </wp:inline>
          </w:drawing>
        </w:r>
      </w:del>
    </w:p>
    <w:p w14:paraId="4E6C7F25" w14:textId="77777777" w:rsidR="00BE0011" w:rsidRDefault="004C25F4">
      <w:pPr>
        <w:spacing w:before="200" w:after="40"/>
        <w:jc w:val="center"/>
        <w:rPr>
          <w:ins w:id="313" w:author="Revision v4 to v5" w:date="2026-09-16T00:02:00Z"/>
        </w:rPr>
      </w:pPr>
      <w:ins w:id="314" w:author="Revision v4 to v5" w:date="2026-09-16T00:02:00Z">
        <w:r>
          <w:rPr>
            <w:noProof/>
          </w:rPr>
          <w:drawing>
            <wp:inline distT="0" distB="0" distL="0" distR="0" wp14:anchorId="03B9A8F0" wp14:editId="0492B331">
              <wp:extent cx="4191000" cy="2124075"/>
              <wp:effectExtent l="0" t="0" r="0" b="0"/>
              <wp:docPr id="163109616" name="Picture 1631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9616" name="Picture 163109616"/>
                      <pic:cNvPicPr>
                        <a:picLocks noChangeAspect="1" noChangeArrowheads="1"/>
                      </pic:cNvPicPr>
                    </pic:nvPicPr>
                    <pic:blipFill>
                      <a:blip r:embed="rId16"/>
                      <a:srcRect/>
                      <a:stretch>
                        <a:fillRect/>
                      </a:stretch>
                    </pic:blipFill>
                    <pic:spPr>
                      <a:xfrm>
                        <a:off x="0" y="0"/>
                        <a:ext cx="4191000" cy="2124075"/>
                      </a:xfrm>
                      <a:prstGeom prst="rect">
                        <a:avLst/>
                      </a:prstGeom>
                    </pic:spPr>
                  </pic:pic>
                </a:graphicData>
              </a:graphic>
            </wp:inline>
          </w:drawing>
        </w:r>
      </w:ins>
    </w:p>
    <w:p w14:paraId="60A30346" w14:textId="77777777" w:rsidR="00E148FD" w:rsidRDefault="004C25F4">
      <w:pPr>
        <w:spacing w:before="120" w:after="260" w:line="264" w:lineRule="auto"/>
        <w:jc w:val="center"/>
        <w:rPr>
          <w:del w:id="315" w:author="Revision v4 to v5" w:date="2026-09-16T00:02:00Z"/>
        </w:rPr>
      </w:pPr>
      <w:r>
        <w:rPr>
          <w:sz w:val="21"/>
          <w:rPrChange w:id="316" w:author="Revision v4 to v5" w:date="2026-09-16T00:02:00Z">
            <w:rPr>
              <w:b/>
              <w:sz w:val="21"/>
            </w:rPr>
          </w:rPrChange>
        </w:rPr>
        <w:t xml:space="preserve">Figure 5. </w:t>
      </w:r>
      <w:del w:id="317" w:author="Revision v4 to v5" w:date="2026-09-16T00:02:00Z">
        <w:r w:rsidR="0002162A">
          <w:rPr>
            <w:i/>
            <w:iCs/>
            <w:sz w:val="21"/>
            <w:szCs w:val="21"/>
          </w:rPr>
          <w:delText xml:space="preserve">Accuracy, </w:delText>
        </w:r>
      </w:del>
      <w:r>
        <w:rPr>
          <w:sz w:val="21"/>
          <w:rPrChange w:id="318" w:author="Revision v4 to v5" w:date="2026-09-16T00:02:00Z">
            <w:rPr>
              <w:i/>
              <w:sz w:val="21"/>
            </w:rPr>
          </w:rPrChange>
        </w:rPr>
        <w:t>Macro-F1</w:t>
      </w:r>
      <w:del w:id="319" w:author="Revision v4 to v5" w:date="2026-09-16T00:02:00Z">
        <w:r w:rsidR="0002162A">
          <w:rPr>
            <w:i/>
            <w:iCs/>
            <w:sz w:val="21"/>
            <w:szCs w:val="21"/>
          </w:rPr>
          <w:delText>, Weighted-F1 and ROC-AUC (macro)</w:delText>
        </w:r>
      </w:del>
      <w:ins w:id="320" w:author="Revision v4 to v5" w:date="2026-09-16T00:02:00Z">
        <w:r>
          <w:rPr>
            <w:sz w:val="21"/>
            <w:szCs w:val="21"/>
          </w:rPr>
          <w:t xml:space="preserve"> on the hold-out set</w:t>
        </w:r>
      </w:ins>
      <w:r>
        <w:rPr>
          <w:sz w:val="21"/>
          <w:rPrChange w:id="321" w:author="Revision v4 to v5" w:date="2026-09-16T00:02:00Z">
            <w:rPr>
              <w:i/>
              <w:sz w:val="21"/>
            </w:rPr>
          </w:rPrChange>
        </w:rPr>
        <w:t xml:space="preserve"> for the six </w:t>
      </w:r>
      <w:del w:id="322" w:author="Revision v4 to v5" w:date="2026-09-16T00:02:00Z">
        <w:r w:rsidR="0002162A">
          <w:rPr>
            <w:i/>
            <w:iCs/>
            <w:sz w:val="21"/>
            <w:szCs w:val="21"/>
          </w:rPr>
          <w:delText xml:space="preserve">models compared in </w:delText>
        </w:r>
      </w:del>
      <w:ins w:id="323" w:author="Revision v4 to v5" w:date="2026-09-16T00:02:00Z">
        <w:r>
          <w:rPr>
            <w:sz w:val="21"/>
            <w:szCs w:val="21"/>
          </w:rPr>
          <w:t>classifiers under both imbalance treatments (</w:t>
        </w:r>
      </w:ins>
      <w:r>
        <w:rPr>
          <w:sz w:val="21"/>
          <w:rPrChange w:id="324" w:author="Revision v4 to v5" w:date="2026-09-16T00:02:00Z">
            <w:rPr>
              <w:i/>
              <w:sz w:val="21"/>
            </w:rPr>
          </w:rPrChange>
        </w:rPr>
        <w:t>Table 3</w:t>
      </w:r>
      <w:del w:id="325" w:author="Revision v4 to v5" w:date="2026-09-16T00:02:00Z">
        <w:r w:rsidR="0002162A">
          <w:rPr>
            <w:i/>
            <w:iCs/>
            <w:sz w:val="21"/>
            <w:szCs w:val="21"/>
          </w:rPr>
          <w:delText>, under the</w:delText>
        </w:r>
      </w:del>
      <w:ins w:id="326" w:author="Revision v4 to v5" w:date="2026-09-16T00:02:00Z">
        <w:r>
          <w:rPr>
            <w:sz w:val="21"/>
            <w:szCs w:val="21"/>
          </w:rPr>
          <w:t>). Removing</w:t>
        </w:r>
      </w:ins>
      <w:r>
        <w:rPr>
          <w:sz w:val="21"/>
          <w:rPrChange w:id="327" w:author="Revision v4 to v5" w:date="2026-09-16T00:02:00Z">
            <w:rPr>
              <w:i/>
              <w:sz w:val="21"/>
            </w:rPr>
          </w:rPrChange>
        </w:rPr>
        <w:t xml:space="preserve"> class</w:t>
      </w:r>
      <w:del w:id="328" w:author="Revision v4 to v5" w:date="2026-09-16T00:02:00Z">
        <w:r w:rsidR="0002162A">
          <w:rPr>
            <w:i/>
            <w:iCs/>
            <w:sz w:val="21"/>
            <w:szCs w:val="21"/>
          </w:rPr>
          <w:delText>-</w:delText>
        </w:r>
      </w:del>
      <w:ins w:id="329" w:author="Revision v4 to v5" w:date="2026-09-16T00:02:00Z">
        <w:r>
          <w:rPr>
            <w:sz w:val="21"/>
            <w:szCs w:val="21"/>
          </w:rPr>
          <w:t xml:space="preserve"> </w:t>
        </w:r>
      </w:ins>
      <w:r>
        <w:rPr>
          <w:sz w:val="21"/>
          <w:rPrChange w:id="330" w:author="Revision v4 to v5" w:date="2026-09-16T00:02:00Z">
            <w:rPr>
              <w:i/>
              <w:sz w:val="21"/>
            </w:rPr>
          </w:rPrChange>
        </w:rPr>
        <w:t xml:space="preserve">weighting </w:t>
      </w:r>
      <w:del w:id="331" w:author="Revision v4 to v5" w:date="2026-09-16T00:02:00Z">
        <w:r w:rsidR="0002162A">
          <w:rPr>
            <w:i/>
            <w:iCs/>
            <w:sz w:val="21"/>
            <w:szCs w:val="21"/>
          </w:rPr>
          <w:delText>methodology adopted in Section 3.6.</w:delText>
        </w:r>
      </w:del>
    </w:p>
    <w:p w14:paraId="33568AFB" w14:textId="625C3FF5" w:rsidR="00BE0011" w:rsidRDefault="0002162A">
      <w:pPr>
        <w:spacing w:before="120" w:after="260" w:line="264" w:lineRule="auto"/>
        <w:jc w:val="center"/>
        <w:pPrChange w:id="332" w:author="Revision v4 to v5" w:date="2026-09-16T00:02:00Z">
          <w:pPr>
            <w:spacing w:after="200" w:line="360" w:lineRule="auto"/>
            <w:ind w:firstLine="400"/>
          </w:pPr>
        </w:pPrChange>
      </w:pPr>
      <w:del w:id="333" w:author="Revision v4 to v5" w:date="2026-09-16T00:02:00Z">
        <w:r>
          <w:rPr>
            <w:sz w:val="24"/>
            <w:szCs w:val="24"/>
          </w:rPr>
          <w:delText xml:space="preserve">Under the common class-weighting treatment, LightGBM attains the best point estimate on all </w:delText>
        </w:r>
        <w:r>
          <w:rPr>
            <w:sz w:val="24"/>
            <w:szCs w:val="24"/>
          </w:rPr>
          <w:delText>four metrics.</w:delText>
        </w:r>
      </w:del>
      <w:ins w:id="334" w:author="Revision v4 to v5" w:date="2026-09-16T00:02:00Z">
        <w:r w:rsidR="004C25F4">
          <w:rPr>
            <w:sz w:val="21"/>
            <w:szCs w:val="21"/>
          </w:rPr>
          <w:t>raises Macro-F1 for every tree-based model and lowers it only for</w:t>
        </w:r>
      </w:ins>
      <w:r w:rsidR="004C25F4">
        <w:rPr>
          <w:sz w:val="21"/>
          <w:rPrChange w:id="335" w:author="Revision v4 to v5" w:date="2026-09-16T00:02:00Z">
            <w:rPr>
              <w:sz w:val="24"/>
            </w:rPr>
          </w:rPrChange>
        </w:rPr>
        <w:t xml:space="preserve"> Logistic Regression</w:t>
      </w:r>
      <w:del w:id="336" w:author="Revision v4 to v5" w:date="2026-09-16T00:02:00Z">
        <w:r>
          <w:rPr>
            <w:sz w:val="24"/>
            <w:szCs w:val="24"/>
          </w:rPr>
          <w:delText xml:space="preserve"> and the depth-constrained Decision Tree perform substantially worse, but the present design does not isolate whether this is caused by functional form, category </w:delText>
        </w:r>
        <w:r>
          <w:rPr>
            <w:sz w:val="24"/>
            <w:szCs w:val="24"/>
          </w:rPr>
          <w:delText>encoding,</w:delText>
        </w:r>
        <w:r>
          <w:rPr>
            <w:sz w:val="24"/>
            <w:szCs w:val="24"/>
          </w:rPr>
          <w:delText xml:space="preserve"> or sensitivity to weighting. CatBoost's weighted re</w:delText>
        </w:r>
        <w:r>
          <w:rPr>
            <w:sz w:val="24"/>
            <w:szCs w:val="24"/>
          </w:rPr>
          <w:delText>sult is treatment-sensitive, so the unweighted configuration is tested separately below and in repeated cross-validation</w:delText>
        </w:r>
      </w:del>
      <w:r w:rsidR="004C25F4">
        <w:rPr>
          <w:sz w:val="21"/>
          <w:rPrChange w:id="337" w:author="Revision v4 to v5" w:date="2026-09-16T00:02:00Z">
            <w:rPr>
              <w:sz w:val="24"/>
            </w:rPr>
          </w:rPrChange>
        </w:rPr>
        <w:t>.</w:t>
      </w:r>
    </w:p>
    <w:p w14:paraId="1A1E7F2D" w14:textId="77777777" w:rsidR="00BE0011" w:rsidRDefault="004C25F4">
      <w:pPr>
        <w:spacing w:after="200" w:line="360" w:lineRule="auto"/>
        <w:ind w:firstLine="400"/>
        <w:rPr>
          <w:ins w:id="338" w:author="Revision v4 to v5" w:date="2026-09-16T00:02:00Z"/>
        </w:rPr>
      </w:pPr>
      <w:ins w:id="339" w:author="Revision v4 to v5" w:date="2026-09-16T00:02:00Z">
        <w:r>
          <w:rPr>
            <w:sz w:val="24"/>
            <w:szCs w:val="24"/>
          </w:rPr>
          <w:t>Three results stand out. First, the imbalance treatment matters more than the choice of algorithm across most of this grid: turning class weighting off raises hold-out Macro-F1 for all five tree-based models, by between 0.0204 and 0.1283 Macro-F1 points, so the class-weighted comparison alone would have ranked these models on a configuration none of them performs best in. Second, Logistic Regression is the sole exception: weighting improves it (0.3946 against 0.3628), and it remains far behind every tree-based configuration either way, so the general statement is that weighting is dominated for the tree ensembles rather than for all six models without qualification. Third, the leading configuration is unweighted LightGBM (Macro-F1 = 0.6248), but unweighted Decision Tree reaches 0.6245 on the same split — a gap far too small for one stratified split to resolve, which is why Section 4.4 re-estimates the entire grid under repeated cross-validation rather than declaring a winner here. Accuracy is a particularly poor guide in this table: unweighted CatBoost reaches 0.9093 Accuracy against 0.7730 when weighted, a gap that reflects the 77.65% Group-1 majority far more than any genuine improvement in distinguishing the risky groups.</w:t>
        </w:r>
      </w:ins>
    </w:p>
    <w:p w14:paraId="1F019979" w14:textId="064551DB" w:rsidR="00BE0011" w:rsidRDefault="004C25F4">
      <w:pPr>
        <w:spacing w:before="160" w:after="120" w:line="276" w:lineRule="auto"/>
        <w:jc w:val="center"/>
      </w:pPr>
      <w:r>
        <w:rPr>
          <w:sz w:val="22"/>
          <w:rPrChange w:id="340" w:author="Revision v4 to v5" w:date="2026-09-16T00:02:00Z">
            <w:rPr>
              <w:b/>
              <w:sz w:val="22"/>
            </w:rPr>
          </w:rPrChange>
        </w:rPr>
        <w:t xml:space="preserve">Table 4. </w:t>
      </w:r>
      <w:del w:id="341" w:author="Revision v4 to v5" w:date="2026-09-16T00:02:00Z">
        <w:r w:rsidR="0002162A">
          <w:rPr>
            <w:sz w:val="22"/>
            <w:szCs w:val="22"/>
          </w:rPr>
          <w:delText>LightGBM confusion</w:delText>
        </w:r>
      </w:del>
      <w:ins w:id="342" w:author="Revision v4 to v5" w:date="2026-09-16T00:02:00Z">
        <w:r>
          <w:rPr>
            <w:sz w:val="22"/>
            <w:szCs w:val="22"/>
          </w:rPr>
          <w:t>Confusion</w:t>
        </w:r>
      </w:ins>
      <w:r>
        <w:rPr>
          <w:sz w:val="22"/>
          <w:szCs w:val="22"/>
        </w:rPr>
        <w:t xml:space="preserve"> matrix and per-class metrics</w:t>
      </w:r>
      <w:del w:id="343" w:author="Revision v4 to v5" w:date="2026-09-16T00:02:00Z">
        <w:r w:rsidR="0002162A">
          <w:rPr>
            <w:sz w:val="22"/>
            <w:szCs w:val="22"/>
          </w:rPr>
          <w:delText xml:space="preserve">, </w:delText>
        </w:r>
      </w:del>
      <w:ins w:id="344" w:author="Revision v4 to v5" w:date="2026-09-16T00:02:00Z">
        <w:r>
          <w:rPr>
            <w:sz w:val="22"/>
            <w:szCs w:val="22"/>
          </w:rPr>
          <w:t xml:space="preserve"> for the best hold-out configuration in Table 3, LightGBM without class weighting (</w:t>
        </w:r>
      </w:ins>
      <w:r>
        <w:rPr>
          <w:sz w:val="22"/>
          <w:szCs w:val="22"/>
        </w:rPr>
        <w:t xml:space="preserve">11-feature </w:t>
      </w:r>
      <w:del w:id="345" w:author="Revision v4 to v5" w:date="2026-09-16T00:02:00Z">
        <w:r w:rsidR="0002162A">
          <w:rPr>
            <w:sz w:val="22"/>
            <w:szCs w:val="22"/>
          </w:rPr>
          <w:delText xml:space="preserve">main </w:delText>
        </w:r>
      </w:del>
      <w:r>
        <w:rPr>
          <w:sz w:val="22"/>
          <w:szCs w:val="22"/>
        </w:rPr>
        <w:t>configuration</w:t>
      </w:r>
      <w:ins w:id="346" w:author="Revision v4 to v5" w:date="2026-09-16T00:02:00Z">
        <w:r>
          <w:rPr>
            <w:sz w:val="22"/>
            <w:szCs w:val="22"/>
          </w:rPr>
          <w:t>)</w:t>
        </w:r>
      </w:ins>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1080"/>
        <w:gridCol w:w="691"/>
        <w:gridCol w:w="597"/>
        <w:gridCol w:w="597"/>
        <w:gridCol w:w="786"/>
        <w:gridCol w:w="930"/>
        <w:gridCol w:w="930"/>
        <w:gridCol w:w="930"/>
        <w:gridCol w:w="819"/>
        <w:tblGridChange w:id="347">
          <w:tblGrid>
            <w:gridCol w:w="712"/>
            <w:gridCol w:w="1080"/>
            <w:gridCol w:w="691"/>
            <w:gridCol w:w="597"/>
            <w:gridCol w:w="597"/>
            <w:gridCol w:w="786"/>
            <w:gridCol w:w="930"/>
            <w:gridCol w:w="930"/>
            <w:gridCol w:w="930"/>
            <w:gridCol w:w="819"/>
          </w:tblGrid>
        </w:tblGridChange>
      </w:tblGrid>
      <w:tr w:rsidR="0002162A" w14:paraId="1076B7C3" w14:textId="77777777">
        <w:trPr>
          <w:tblHeader/>
        </w:trPr>
        <w:tc>
          <w:tcPr>
            <w:tcW w:w="907" w:type="dxa"/>
            <w:shd w:val="clear" w:color="auto" w:fill="D9D9D9"/>
            <w:tcMar>
              <w:top w:w="60" w:type="dxa"/>
              <w:left w:w="90" w:type="dxa"/>
              <w:bottom w:w="60" w:type="dxa"/>
              <w:right w:w="90" w:type="dxa"/>
            </w:tcMar>
            <w:vAlign w:val="center"/>
          </w:tcPr>
          <w:p w14:paraId="1B696C4F" w14:textId="77777777" w:rsidR="00BE0011" w:rsidRDefault="004C25F4">
            <w:pPr>
              <w:spacing w:line="264" w:lineRule="auto"/>
            </w:pPr>
            <w:r>
              <w:rPr>
                <w:rPrChange w:id="348" w:author="Revision v4 to v5" w:date="2026-09-16T00:02:00Z">
                  <w:rPr>
                    <w:b/>
                  </w:rPr>
                </w:rPrChange>
              </w:rPr>
              <w:t>True \ Pred</w:t>
            </w:r>
          </w:p>
        </w:tc>
        <w:tc>
          <w:tcPr>
            <w:tcW w:w="907" w:type="dxa"/>
            <w:shd w:val="clear" w:color="auto" w:fill="D9D9D9"/>
            <w:tcMar>
              <w:top w:w="60" w:type="dxa"/>
              <w:left w:w="90" w:type="dxa"/>
              <w:bottom w:w="60" w:type="dxa"/>
              <w:right w:w="90" w:type="dxa"/>
            </w:tcMar>
            <w:vAlign w:val="center"/>
          </w:tcPr>
          <w:p w14:paraId="366CD2C4" w14:textId="77777777" w:rsidR="00BE0011" w:rsidRDefault="004C25F4">
            <w:pPr>
              <w:spacing w:line="264" w:lineRule="auto"/>
              <w:jc w:val="center"/>
            </w:pPr>
            <w:r>
              <w:rPr>
                <w:rPrChange w:id="349" w:author="Revision v4 to v5" w:date="2026-09-16T00:02:00Z">
                  <w:rPr>
                    <w:b/>
                  </w:rPr>
                </w:rPrChange>
              </w:rPr>
              <w:t>1</w:t>
            </w:r>
          </w:p>
        </w:tc>
        <w:tc>
          <w:tcPr>
            <w:tcW w:w="907" w:type="dxa"/>
            <w:shd w:val="clear" w:color="auto" w:fill="D9D9D9"/>
            <w:tcMar>
              <w:top w:w="60" w:type="dxa"/>
              <w:left w:w="90" w:type="dxa"/>
              <w:bottom w:w="60" w:type="dxa"/>
              <w:right w:w="90" w:type="dxa"/>
            </w:tcMar>
            <w:vAlign w:val="center"/>
          </w:tcPr>
          <w:p w14:paraId="07DE684C" w14:textId="77777777" w:rsidR="00BE0011" w:rsidRDefault="004C25F4">
            <w:pPr>
              <w:spacing w:line="264" w:lineRule="auto"/>
              <w:jc w:val="center"/>
            </w:pPr>
            <w:r>
              <w:rPr>
                <w:rPrChange w:id="350" w:author="Revision v4 to v5" w:date="2026-09-16T00:02:00Z">
                  <w:rPr>
                    <w:b/>
                  </w:rPr>
                </w:rPrChange>
              </w:rPr>
              <w:t>2</w:t>
            </w:r>
          </w:p>
        </w:tc>
        <w:tc>
          <w:tcPr>
            <w:tcW w:w="907" w:type="dxa"/>
            <w:shd w:val="clear" w:color="auto" w:fill="D9D9D9"/>
            <w:tcMar>
              <w:top w:w="60" w:type="dxa"/>
              <w:left w:w="90" w:type="dxa"/>
              <w:bottom w:w="60" w:type="dxa"/>
              <w:right w:w="90" w:type="dxa"/>
            </w:tcMar>
            <w:vAlign w:val="center"/>
          </w:tcPr>
          <w:p w14:paraId="7A53DCD6" w14:textId="77777777" w:rsidR="00BE0011" w:rsidRDefault="004C25F4">
            <w:pPr>
              <w:spacing w:line="264" w:lineRule="auto"/>
              <w:jc w:val="center"/>
            </w:pPr>
            <w:r>
              <w:rPr>
                <w:rPrChange w:id="351" w:author="Revision v4 to v5" w:date="2026-09-16T00:02:00Z">
                  <w:rPr>
                    <w:b/>
                  </w:rPr>
                </w:rPrChange>
              </w:rPr>
              <w:t>3</w:t>
            </w:r>
          </w:p>
        </w:tc>
        <w:tc>
          <w:tcPr>
            <w:tcW w:w="907" w:type="dxa"/>
            <w:shd w:val="clear" w:color="auto" w:fill="D9D9D9"/>
            <w:tcMar>
              <w:top w:w="60" w:type="dxa"/>
              <w:left w:w="90" w:type="dxa"/>
              <w:bottom w:w="60" w:type="dxa"/>
              <w:right w:w="90" w:type="dxa"/>
            </w:tcMar>
            <w:vAlign w:val="center"/>
          </w:tcPr>
          <w:p w14:paraId="7E4BE48A" w14:textId="77777777" w:rsidR="00BE0011" w:rsidRDefault="004C25F4">
            <w:pPr>
              <w:spacing w:line="264" w:lineRule="auto"/>
              <w:jc w:val="center"/>
            </w:pPr>
            <w:r>
              <w:rPr>
                <w:rPrChange w:id="352" w:author="Revision v4 to v5" w:date="2026-09-16T00:02:00Z">
                  <w:rPr>
                    <w:b/>
                  </w:rPr>
                </w:rPrChange>
              </w:rPr>
              <w:t>4</w:t>
            </w:r>
          </w:p>
        </w:tc>
        <w:tc>
          <w:tcPr>
            <w:tcW w:w="907" w:type="dxa"/>
            <w:shd w:val="clear" w:color="auto" w:fill="D9D9D9"/>
            <w:tcMar>
              <w:top w:w="60" w:type="dxa"/>
              <w:left w:w="90" w:type="dxa"/>
              <w:bottom w:w="60" w:type="dxa"/>
              <w:right w:w="90" w:type="dxa"/>
            </w:tcMar>
            <w:vAlign w:val="center"/>
          </w:tcPr>
          <w:p w14:paraId="408B8A6D" w14:textId="77777777" w:rsidR="00BE0011" w:rsidRDefault="004C25F4">
            <w:pPr>
              <w:spacing w:line="264" w:lineRule="auto"/>
              <w:jc w:val="center"/>
            </w:pPr>
            <w:r>
              <w:rPr>
                <w:rPrChange w:id="353" w:author="Revision v4 to v5" w:date="2026-09-16T00:02:00Z">
                  <w:rPr>
                    <w:b/>
                  </w:rPr>
                </w:rPrChange>
              </w:rPr>
              <w:t>5</w:t>
            </w:r>
          </w:p>
        </w:tc>
        <w:tc>
          <w:tcPr>
            <w:tcW w:w="907" w:type="dxa"/>
            <w:shd w:val="clear" w:color="auto" w:fill="D9D9D9"/>
            <w:tcMar>
              <w:top w:w="60" w:type="dxa"/>
              <w:left w:w="90" w:type="dxa"/>
              <w:bottom w:w="60" w:type="dxa"/>
              <w:right w:w="90" w:type="dxa"/>
            </w:tcMar>
            <w:vAlign w:val="center"/>
          </w:tcPr>
          <w:p w14:paraId="444A6106" w14:textId="77777777" w:rsidR="00BE0011" w:rsidRDefault="004C25F4">
            <w:pPr>
              <w:spacing w:line="264" w:lineRule="auto"/>
              <w:jc w:val="center"/>
            </w:pPr>
            <w:r>
              <w:rPr>
                <w:rPrChange w:id="354" w:author="Revision v4 to v5" w:date="2026-09-16T00:02:00Z">
                  <w:rPr>
                    <w:b/>
                  </w:rPr>
                </w:rPrChange>
              </w:rPr>
              <w:t>Prec.</w:t>
            </w:r>
          </w:p>
        </w:tc>
        <w:tc>
          <w:tcPr>
            <w:tcW w:w="907" w:type="dxa"/>
            <w:shd w:val="clear" w:color="auto" w:fill="D9D9D9"/>
            <w:tcMar>
              <w:top w:w="60" w:type="dxa"/>
              <w:left w:w="90" w:type="dxa"/>
              <w:bottom w:w="60" w:type="dxa"/>
              <w:right w:w="90" w:type="dxa"/>
            </w:tcMar>
            <w:vAlign w:val="center"/>
          </w:tcPr>
          <w:p w14:paraId="7478EC75" w14:textId="77777777" w:rsidR="00BE0011" w:rsidRDefault="004C25F4">
            <w:pPr>
              <w:spacing w:line="264" w:lineRule="auto"/>
              <w:jc w:val="center"/>
            </w:pPr>
            <w:r>
              <w:rPr>
                <w:rPrChange w:id="355" w:author="Revision v4 to v5" w:date="2026-09-16T00:02:00Z">
                  <w:rPr>
                    <w:b/>
                  </w:rPr>
                </w:rPrChange>
              </w:rPr>
              <w:t>Recall</w:t>
            </w:r>
          </w:p>
        </w:tc>
        <w:tc>
          <w:tcPr>
            <w:tcW w:w="907" w:type="dxa"/>
            <w:shd w:val="clear" w:color="auto" w:fill="D9D9D9"/>
            <w:tcMar>
              <w:top w:w="60" w:type="dxa"/>
              <w:left w:w="90" w:type="dxa"/>
              <w:bottom w:w="60" w:type="dxa"/>
              <w:right w:w="90" w:type="dxa"/>
            </w:tcMar>
            <w:vAlign w:val="center"/>
          </w:tcPr>
          <w:p w14:paraId="5E143711" w14:textId="77777777" w:rsidR="00BE0011" w:rsidRDefault="004C25F4">
            <w:pPr>
              <w:spacing w:line="264" w:lineRule="auto"/>
              <w:jc w:val="center"/>
            </w:pPr>
            <w:r>
              <w:rPr>
                <w:rPrChange w:id="356" w:author="Revision v4 to v5" w:date="2026-09-16T00:02:00Z">
                  <w:rPr>
                    <w:b/>
                  </w:rPr>
                </w:rPrChange>
              </w:rPr>
              <w:t>F1</w:t>
            </w:r>
          </w:p>
        </w:tc>
        <w:tc>
          <w:tcPr>
            <w:tcW w:w="907" w:type="dxa"/>
            <w:shd w:val="clear" w:color="auto" w:fill="D9D9D9"/>
            <w:tcMar>
              <w:top w:w="60" w:type="dxa"/>
              <w:left w:w="90" w:type="dxa"/>
              <w:bottom w:w="60" w:type="dxa"/>
              <w:right w:w="90" w:type="dxa"/>
            </w:tcMar>
            <w:vAlign w:val="center"/>
          </w:tcPr>
          <w:p w14:paraId="48917D0A" w14:textId="77777777" w:rsidR="00BE0011" w:rsidRDefault="004C25F4">
            <w:pPr>
              <w:spacing w:line="264" w:lineRule="auto"/>
              <w:jc w:val="center"/>
            </w:pPr>
            <w:r>
              <w:rPr>
                <w:rPrChange w:id="357" w:author="Revision v4 to v5" w:date="2026-09-16T00:02:00Z">
                  <w:rPr>
                    <w:b/>
                  </w:rPr>
                </w:rPrChange>
              </w:rPr>
              <w:t>Support</w:t>
            </w:r>
          </w:p>
        </w:tc>
      </w:tr>
      <w:tr w:rsidR="0002162A" w14:paraId="56967DAC" w14:textId="77777777">
        <w:tc>
          <w:tcPr>
            <w:tcW w:w="907" w:type="dxa"/>
            <w:tcMar>
              <w:top w:w="60" w:type="dxa"/>
              <w:left w:w="90" w:type="dxa"/>
              <w:bottom w:w="60" w:type="dxa"/>
              <w:right w:w="90" w:type="dxa"/>
            </w:tcMar>
            <w:vAlign w:val="center"/>
          </w:tcPr>
          <w:p w14:paraId="35746020" w14:textId="77777777" w:rsidR="00BE0011" w:rsidRDefault="004C25F4">
            <w:pPr>
              <w:spacing w:line="264" w:lineRule="auto"/>
            </w:pPr>
            <w:r>
              <w:t>1</w:t>
            </w:r>
          </w:p>
        </w:tc>
        <w:tc>
          <w:tcPr>
            <w:tcW w:w="907" w:type="dxa"/>
            <w:tcMar>
              <w:top w:w="60" w:type="dxa"/>
              <w:left w:w="90" w:type="dxa"/>
              <w:bottom w:w="60" w:type="dxa"/>
              <w:right w:w="90" w:type="dxa"/>
            </w:tcMar>
            <w:vAlign w:val="center"/>
          </w:tcPr>
          <w:p w14:paraId="4C986C83" w14:textId="2C61EA9E" w:rsidR="00BE0011" w:rsidRDefault="0002162A">
            <w:pPr>
              <w:spacing w:line="264" w:lineRule="auto"/>
              <w:jc w:val="center"/>
            </w:pPr>
            <w:del w:id="358" w:author="Revision v4 to v5" w:date="2026-09-16T00:02:00Z">
              <w:r>
                <w:delText>3,662</w:delText>
              </w:r>
            </w:del>
            <w:ins w:id="359" w:author="Revision v4 to v5" w:date="2026-09-16T00:02:00Z">
              <w:r w:rsidR="004C25F4">
                <w:t>4,153</w:t>
              </w:r>
            </w:ins>
          </w:p>
        </w:tc>
        <w:tc>
          <w:tcPr>
            <w:tcW w:w="907" w:type="dxa"/>
            <w:tcMar>
              <w:top w:w="60" w:type="dxa"/>
              <w:left w:w="90" w:type="dxa"/>
              <w:bottom w:w="60" w:type="dxa"/>
              <w:right w:w="90" w:type="dxa"/>
            </w:tcMar>
            <w:vAlign w:val="center"/>
          </w:tcPr>
          <w:p w14:paraId="0E87C2F9" w14:textId="437281BF" w:rsidR="00BE0011" w:rsidRDefault="0002162A">
            <w:pPr>
              <w:spacing w:line="264" w:lineRule="auto"/>
              <w:jc w:val="center"/>
            </w:pPr>
            <w:del w:id="360" w:author="Revision v4 to v5" w:date="2026-09-16T00:02:00Z">
              <w:r>
                <w:delText>325</w:delText>
              </w:r>
            </w:del>
            <w:ins w:id="361" w:author="Revision v4 to v5" w:date="2026-09-16T00:02:00Z">
              <w:r w:rsidR="004C25F4">
                <w:t>22</w:t>
              </w:r>
            </w:ins>
          </w:p>
        </w:tc>
        <w:tc>
          <w:tcPr>
            <w:tcW w:w="907" w:type="dxa"/>
            <w:tcMar>
              <w:top w:w="60" w:type="dxa"/>
              <w:left w:w="90" w:type="dxa"/>
              <w:bottom w:w="60" w:type="dxa"/>
              <w:right w:w="90" w:type="dxa"/>
            </w:tcMar>
            <w:vAlign w:val="center"/>
          </w:tcPr>
          <w:p w14:paraId="094F74B8" w14:textId="1AE847C4" w:rsidR="00BE0011" w:rsidRDefault="0002162A">
            <w:pPr>
              <w:spacing w:line="264" w:lineRule="auto"/>
              <w:jc w:val="center"/>
            </w:pPr>
            <w:del w:id="362" w:author="Revision v4 to v5" w:date="2026-09-16T00:02:00Z">
              <w:r>
                <w:delText>110</w:delText>
              </w:r>
            </w:del>
            <w:ins w:id="363" w:author="Revision v4 to v5" w:date="2026-09-16T00:02:00Z">
              <w:r w:rsidR="004C25F4">
                <w:t>6</w:t>
              </w:r>
            </w:ins>
          </w:p>
        </w:tc>
        <w:tc>
          <w:tcPr>
            <w:tcW w:w="907" w:type="dxa"/>
            <w:tcMar>
              <w:top w:w="60" w:type="dxa"/>
              <w:left w:w="90" w:type="dxa"/>
              <w:bottom w:w="60" w:type="dxa"/>
              <w:right w:w="90" w:type="dxa"/>
            </w:tcMar>
            <w:vAlign w:val="center"/>
          </w:tcPr>
          <w:p w14:paraId="483D7B67" w14:textId="5C15F9B3" w:rsidR="00BE0011" w:rsidRDefault="0002162A">
            <w:pPr>
              <w:spacing w:line="264" w:lineRule="auto"/>
              <w:jc w:val="center"/>
            </w:pPr>
            <w:del w:id="364" w:author="Revision v4 to v5" w:date="2026-09-16T00:02:00Z">
              <w:r>
                <w:delText>76</w:delText>
              </w:r>
            </w:del>
            <w:ins w:id="365" w:author="Revision v4 to v5" w:date="2026-09-16T00:02:00Z">
              <w:r w:rsidR="004C25F4">
                <w:t>3</w:t>
              </w:r>
            </w:ins>
          </w:p>
        </w:tc>
        <w:tc>
          <w:tcPr>
            <w:tcW w:w="907" w:type="dxa"/>
            <w:tcMar>
              <w:top w:w="60" w:type="dxa"/>
              <w:left w:w="90" w:type="dxa"/>
              <w:bottom w:w="60" w:type="dxa"/>
              <w:right w:w="90" w:type="dxa"/>
            </w:tcMar>
            <w:vAlign w:val="center"/>
          </w:tcPr>
          <w:p w14:paraId="79B3FFF9" w14:textId="52193D84" w:rsidR="00BE0011" w:rsidRDefault="0002162A">
            <w:pPr>
              <w:spacing w:line="264" w:lineRule="auto"/>
              <w:jc w:val="center"/>
            </w:pPr>
            <w:del w:id="366" w:author="Revision v4 to v5" w:date="2026-09-16T00:02:00Z">
              <w:r>
                <w:delText>21</w:delText>
              </w:r>
            </w:del>
            <w:ins w:id="367" w:author="Revision v4 to v5" w:date="2026-09-16T00:02:00Z">
              <w:r w:rsidR="004C25F4">
                <w:t>10</w:t>
              </w:r>
            </w:ins>
          </w:p>
        </w:tc>
        <w:tc>
          <w:tcPr>
            <w:tcW w:w="907" w:type="dxa"/>
            <w:tcMar>
              <w:top w:w="60" w:type="dxa"/>
              <w:left w:w="90" w:type="dxa"/>
              <w:bottom w:w="60" w:type="dxa"/>
              <w:right w:w="90" w:type="dxa"/>
            </w:tcMar>
            <w:vAlign w:val="center"/>
          </w:tcPr>
          <w:p w14:paraId="096FE055" w14:textId="2D59C39A" w:rsidR="00BE0011" w:rsidRDefault="004C25F4">
            <w:pPr>
              <w:spacing w:line="264" w:lineRule="auto"/>
              <w:jc w:val="center"/>
            </w:pPr>
            <w:r>
              <w:t>0.</w:t>
            </w:r>
            <w:del w:id="368" w:author="Revision v4 to v5" w:date="2026-09-16T00:02:00Z">
              <w:r w:rsidR="0002162A">
                <w:delText>951</w:delText>
              </w:r>
            </w:del>
            <w:ins w:id="369" w:author="Revision v4 to v5" w:date="2026-09-16T00:02:00Z">
              <w:r>
                <w:t>921</w:t>
              </w:r>
            </w:ins>
          </w:p>
        </w:tc>
        <w:tc>
          <w:tcPr>
            <w:tcW w:w="907" w:type="dxa"/>
            <w:tcMar>
              <w:top w:w="60" w:type="dxa"/>
              <w:left w:w="90" w:type="dxa"/>
              <w:bottom w:w="60" w:type="dxa"/>
              <w:right w:w="90" w:type="dxa"/>
            </w:tcMar>
            <w:vAlign w:val="center"/>
          </w:tcPr>
          <w:p w14:paraId="23FDCD82" w14:textId="67B1ABD5" w:rsidR="00BE0011" w:rsidRDefault="004C25F4">
            <w:pPr>
              <w:spacing w:line="264" w:lineRule="auto"/>
              <w:jc w:val="center"/>
            </w:pPr>
            <w:r>
              <w:t>0.</w:t>
            </w:r>
            <w:del w:id="370" w:author="Revision v4 to v5" w:date="2026-09-16T00:02:00Z">
              <w:r w:rsidR="0002162A">
                <w:delText>873</w:delText>
              </w:r>
            </w:del>
            <w:ins w:id="371" w:author="Revision v4 to v5" w:date="2026-09-16T00:02:00Z">
              <w:r>
                <w:t>990</w:t>
              </w:r>
            </w:ins>
          </w:p>
        </w:tc>
        <w:tc>
          <w:tcPr>
            <w:tcW w:w="907" w:type="dxa"/>
            <w:tcMar>
              <w:top w:w="60" w:type="dxa"/>
              <w:left w:w="90" w:type="dxa"/>
              <w:bottom w:w="60" w:type="dxa"/>
              <w:right w:w="90" w:type="dxa"/>
            </w:tcMar>
            <w:vAlign w:val="center"/>
          </w:tcPr>
          <w:p w14:paraId="5AC1C9A5" w14:textId="2619EFC2" w:rsidR="00BE0011" w:rsidRDefault="004C25F4">
            <w:pPr>
              <w:spacing w:line="264" w:lineRule="auto"/>
              <w:jc w:val="center"/>
            </w:pPr>
            <w:r>
              <w:t>0.</w:t>
            </w:r>
            <w:del w:id="372" w:author="Revision v4 to v5" w:date="2026-09-16T00:02:00Z">
              <w:r w:rsidR="0002162A">
                <w:delText>910</w:delText>
              </w:r>
            </w:del>
            <w:ins w:id="373" w:author="Revision v4 to v5" w:date="2026-09-16T00:02:00Z">
              <w:r>
                <w:t>954</w:t>
              </w:r>
            </w:ins>
          </w:p>
        </w:tc>
        <w:tc>
          <w:tcPr>
            <w:tcW w:w="907" w:type="dxa"/>
            <w:tcMar>
              <w:top w:w="60" w:type="dxa"/>
              <w:left w:w="90" w:type="dxa"/>
              <w:bottom w:w="60" w:type="dxa"/>
              <w:right w:w="90" w:type="dxa"/>
            </w:tcMar>
            <w:vAlign w:val="center"/>
          </w:tcPr>
          <w:p w14:paraId="57619B7A" w14:textId="77777777" w:rsidR="00BE0011" w:rsidRDefault="004C25F4">
            <w:pPr>
              <w:spacing w:line="264" w:lineRule="auto"/>
              <w:jc w:val="center"/>
            </w:pPr>
            <w:r>
              <w:t>4,194</w:t>
            </w:r>
          </w:p>
        </w:tc>
      </w:tr>
      <w:tr w:rsidR="0002162A" w14:paraId="42B73296" w14:textId="77777777">
        <w:tc>
          <w:tcPr>
            <w:tcW w:w="907" w:type="dxa"/>
            <w:tcMar>
              <w:top w:w="60" w:type="dxa"/>
              <w:left w:w="90" w:type="dxa"/>
              <w:bottom w:w="60" w:type="dxa"/>
              <w:right w:w="90" w:type="dxa"/>
            </w:tcMar>
            <w:vAlign w:val="center"/>
          </w:tcPr>
          <w:p w14:paraId="1B76B6E0" w14:textId="77777777" w:rsidR="00BE0011" w:rsidRDefault="004C25F4">
            <w:pPr>
              <w:spacing w:line="264" w:lineRule="auto"/>
            </w:pPr>
            <w:r>
              <w:t>2</w:t>
            </w:r>
          </w:p>
        </w:tc>
        <w:tc>
          <w:tcPr>
            <w:tcW w:w="907" w:type="dxa"/>
            <w:tcMar>
              <w:top w:w="60" w:type="dxa"/>
              <w:left w:w="90" w:type="dxa"/>
              <w:bottom w:w="60" w:type="dxa"/>
              <w:right w:w="90" w:type="dxa"/>
            </w:tcMar>
            <w:vAlign w:val="center"/>
          </w:tcPr>
          <w:p w14:paraId="3452621A" w14:textId="4C0FB619" w:rsidR="00BE0011" w:rsidRDefault="0002162A">
            <w:pPr>
              <w:spacing w:line="264" w:lineRule="auto"/>
              <w:jc w:val="center"/>
            </w:pPr>
            <w:del w:id="374" w:author="Revision v4 to v5" w:date="2026-09-16T00:02:00Z">
              <w:r>
                <w:delText>99</w:delText>
              </w:r>
            </w:del>
            <w:ins w:id="375" w:author="Revision v4 to v5" w:date="2026-09-16T00:02:00Z">
              <w:r w:rsidR="004C25F4">
                <w:t>195</w:t>
              </w:r>
            </w:ins>
          </w:p>
        </w:tc>
        <w:tc>
          <w:tcPr>
            <w:tcW w:w="907" w:type="dxa"/>
            <w:tcMar>
              <w:top w:w="60" w:type="dxa"/>
              <w:left w:w="90" w:type="dxa"/>
              <w:bottom w:w="60" w:type="dxa"/>
              <w:right w:w="90" w:type="dxa"/>
            </w:tcMar>
            <w:vAlign w:val="center"/>
          </w:tcPr>
          <w:p w14:paraId="578A5829" w14:textId="11C9C802" w:rsidR="00BE0011" w:rsidRDefault="0002162A">
            <w:pPr>
              <w:spacing w:line="264" w:lineRule="auto"/>
              <w:jc w:val="center"/>
            </w:pPr>
            <w:del w:id="376" w:author="Revision v4 to v5" w:date="2026-09-16T00:02:00Z">
              <w:r>
                <w:delText>118</w:delText>
              </w:r>
            </w:del>
            <w:ins w:id="377" w:author="Revision v4 to v5" w:date="2026-09-16T00:02:00Z">
              <w:r w:rsidR="004C25F4">
                <w:t>47</w:t>
              </w:r>
            </w:ins>
          </w:p>
        </w:tc>
        <w:tc>
          <w:tcPr>
            <w:tcW w:w="907" w:type="dxa"/>
            <w:tcMar>
              <w:top w:w="60" w:type="dxa"/>
              <w:left w:w="90" w:type="dxa"/>
              <w:bottom w:w="60" w:type="dxa"/>
              <w:right w:w="90" w:type="dxa"/>
            </w:tcMar>
            <w:vAlign w:val="center"/>
          </w:tcPr>
          <w:p w14:paraId="7164F921" w14:textId="050AAFED" w:rsidR="00BE0011" w:rsidRDefault="0002162A">
            <w:pPr>
              <w:spacing w:line="264" w:lineRule="auto"/>
              <w:jc w:val="center"/>
            </w:pPr>
            <w:del w:id="378" w:author="Revision v4 to v5" w:date="2026-09-16T00:02:00Z">
              <w:r>
                <w:delText>16</w:delText>
              </w:r>
            </w:del>
            <w:ins w:id="379" w:author="Revision v4 to v5" w:date="2026-09-16T00:02:00Z">
              <w:r w:rsidR="004C25F4">
                <w:t>10</w:t>
              </w:r>
            </w:ins>
          </w:p>
        </w:tc>
        <w:tc>
          <w:tcPr>
            <w:tcW w:w="907" w:type="dxa"/>
            <w:tcMar>
              <w:top w:w="60" w:type="dxa"/>
              <w:left w:w="90" w:type="dxa"/>
              <w:bottom w:w="60" w:type="dxa"/>
              <w:right w:w="90" w:type="dxa"/>
            </w:tcMar>
            <w:vAlign w:val="center"/>
          </w:tcPr>
          <w:p w14:paraId="49B657D4" w14:textId="060BB73F" w:rsidR="00BE0011" w:rsidRDefault="0002162A">
            <w:pPr>
              <w:spacing w:line="264" w:lineRule="auto"/>
              <w:jc w:val="center"/>
            </w:pPr>
            <w:del w:id="380" w:author="Revision v4 to v5" w:date="2026-09-16T00:02:00Z">
              <w:r>
                <w:delText>20</w:delText>
              </w:r>
            </w:del>
            <w:ins w:id="381" w:author="Revision v4 to v5" w:date="2026-09-16T00:02:00Z">
              <w:r w:rsidR="004C25F4">
                <w:t>3</w:t>
              </w:r>
            </w:ins>
          </w:p>
        </w:tc>
        <w:tc>
          <w:tcPr>
            <w:tcW w:w="907" w:type="dxa"/>
            <w:tcMar>
              <w:top w:w="60" w:type="dxa"/>
              <w:left w:w="90" w:type="dxa"/>
              <w:bottom w:w="60" w:type="dxa"/>
              <w:right w:w="90" w:type="dxa"/>
            </w:tcMar>
            <w:vAlign w:val="center"/>
          </w:tcPr>
          <w:p w14:paraId="73544F22" w14:textId="0A819C72" w:rsidR="00BE0011" w:rsidRDefault="0002162A">
            <w:pPr>
              <w:spacing w:line="264" w:lineRule="auto"/>
              <w:jc w:val="center"/>
            </w:pPr>
            <w:del w:id="382" w:author="Revision v4 to v5" w:date="2026-09-16T00:02:00Z">
              <w:r>
                <w:delText>4</w:delText>
              </w:r>
            </w:del>
            <w:ins w:id="383" w:author="Revision v4 to v5" w:date="2026-09-16T00:02:00Z">
              <w:r w:rsidR="004C25F4">
                <w:t>2</w:t>
              </w:r>
            </w:ins>
          </w:p>
        </w:tc>
        <w:tc>
          <w:tcPr>
            <w:tcW w:w="907" w:type="dxa"/>
            <w:tcMar>
              <w:top w:w="60" w:type="dxa"/>
              <w:left w:w="90" w:type="dxa"/>
              <w:bottom w:w="60" w:type="dxa"/>
              <w:right w:w="90" w:type="dxa"/>
            </w:tcMar>
            <w:vAlign w:val="center"/>
          </w:tcPr>
          <w:p w14:paraId="046CB382" w14:textId="295B6981" w:rsidR="00BE0011" w:rsidRDefault="004C25F4">
            <w:pPr>
              <w:spacing w:line="264" w:lineRule="auto"/>
              <w:jc w:val="center"/>
            </w:pPr>
            <w:r>
              <w:t>0.</w:t>
            </w:r>
            <w:del w:id="384" w:author="Revision v4 to v5" w:date="2026-09-16T00:02:00Z">
              <w:r w:rsidR="0002162A">
                <w:delText>242</w:delText>
              </w:r>
            </w:del>
            <w:ins w:id="385" w:author="Revision v4 to v5" w:date="2026-09-16T00:02:00Z">
              <w:r>
                <w:t>603</w:t>
              </w:r>
            </w:ins>
          </w:p>
        </w:tc>
        <w:tc>
          <w:tcPr>
            <w:tcW w:w="907" w:type="dxa"/>
            <w:tcMar>
              <w:top w:w="60" w:type="dxa"/>
              <w:left w:w="90" w:type="dxa"/>
              <w:bottom w:w="60" w:type="dxa"/>
              <w:right w:w="90" w:type="dxa"/>
            </w:tcMar>
            <w:vAlign w:val="center"/>
          </w:tcPr>
          <w:p w14:paraId="592F21EC" w14:textId="32EB3429" w:rsidR="00BE0011" w:rsidRDefault="004C25F4">
            <w:pPr>
              <w:spacing w:line="264" w:lineRule="auto"/>
              <w:jc w:val="center"/>
            </w:pPr>
            <w:r>
              <w:t>0.</w:t>
            </w:r>
            <w:del w:id="386" w:author="Revision v4 to v5" w:date="2026-09-16T00:02:00Z">
              <w:r w:rsidR="0002162A">
                <w:delText>459</w:delText>
              </w:r>
            </w:del>
            <w:ins w:id="387" w:author="Revision v4 to v5" w:date="2026-09-16T00:02:00Z">
              <w:r>
                <w:t>183</w:t>
              </w:r>
            </w:ins>
          </w:p>
        </w:tc>
        <w:tc>
          <w:tcPr>
            <w:tcW w:w="907" w:type="dxa"/>
            <w:tcMar>
              <w:top w:w="60" w:type="dxa"/>
              <w:left w:w="90" w:type="dxa"/>
              <w:bottom w:w="60" w:type="dxa"/>
              <w:right w:w="90" w:type="dxa"/>
            </w:tcMar>
            <w:vAlign w:val="center"/>
          </w:tcPr>
          <w:p w14:paraId="00352E35" w14:textId="043CC883" w:rsidR="00BE0011" w:rsidRDefault="004C25F4">
            <w:pPr>
              <w:spacing w:line="264" w:lineRule="auto"/>
              <w:jc w:val="center"/>
            </w:pPr>
            <w:r>
              <w:t>0.</w:t>
            </w:r>
            <w:del w:id="388" w:author="Revision v4 to v5" w:date="2026-09-16T00:02:00Z">
              <w:r w:rsidR="0002162A">
                <w:delText>317</w:delText>
              </w:r>
            </w:del>
            <w:ins w:id="389" w:author="Revision v4 to v5" w:date="2026-09-16T00:02:00Z">
              <w:r>
                <w:t>281</w:t>
              </w:r>
            </w:ins>
          </w:p>
        </w:tc>
        <w:tc>
          <w:tcPr>
            <w:tcW w:w="907" w:type="dxa"/>
            <w:tcMar>
              <w:top w:w="60" w:type="dxa"/>
              <w:left w:w="90" w:type="dxa"/>
              <w:bottom w:w="60" w:type="dxa"/>
              <w:right w:w="90" w:type="dxa"/>
            </w:tcMar>
            <w:vAlign w:val="center"/>
          </w:tcPr>
          <w:p w14:paraId="133A6812" w14:textId="77777777" w:rsidR="00BE0011" w:rsidRDefault="004C25F4">
            <w:pPr>
              <w:spacing w:line="264" w:lineRule="auto"/>
              <w:jc w:val="center"/>
            </w:pPr>
            <w:r>
              <w:t>257</w:t>
            </w:r>
          </w:p>
        </w:tc>
      </w:tr>
      <w:tr w:rsidR="0002162A" w14:paraId="06BF0455" w14:textId="77777777">
        <w:tc>
          <w:tcPr>
            <w:tcW w:w="907" w:type="dxa"/>
            <w:tcMar>
              <w:top w:w="60" w:type="dxa"/>
              <w:left w:w="90" w:type="dxa"/>
              <w:bottom w:w="60" w:type="dxa"/>
              <w:right w:w="90" w:type="dxa"/>
            </w:tcMar>
            <w:vAlign w:val="center"/>
          </w:tcPr>
          <w:p w14:paraId="091C879B" w14:textId="77777777" w:rsidR="00BE0011" w:rsidRDefault="004C25F4">
            <w:pPr>
              <w:spacing w:line="264" w:lineRule="auto"/>
            </w:pPr>
            <w:r>
              <w:t>3</w:t>
            </w:r>
          </w:p>
        </w:tc>
        <w:tc>
          <w:tcPr>
            <w:tcW w:w="907" w:type="dxa"/>
            <w:tcMar>
              <w:top w:w="60" w:type="dxa"/>
              <w:left w:w="90" w:type="dxa"/>
              <w:bottom w:w="60" w:type="dxa"/>
              <w:right w:w="90" w:type="dxa"/>
            </w:tcMar>
            <w:vAlign w:val="center"/>
          </w:tcPr>
          <w:p w14:paraId="268B0C91" w14:textId="2AE5053C" w:rsidR="00BE0011" w:rsidRDefault="0002162A">
            <w:pPr>
              <w:spacing w:line="264" w:lineRule="auto"/>
              <w:jc w:val="center"/>
            </w:pPr>
            <w:del w:id="390" w:author="Revision v4 to v5" w:date="2026-09-16T00:02:00Z">
              <w:r>
                <w:delText>32</w:delText>
              </w:r>
            </w:del>
            <w:ins w:id="391" w:author="Revision v4 to v5" w:date="2026-09-16T00:02:00Z">
              <w:r w:rsidR="004C25F4">
                <w:t>68</w:t>
              </w:r>
            </w:ins>
          </w:p>
        </w:tc>
        <w:tc>
          <w:tcPr>
            <w:tcW w:w="907" w:type="dxa"/>
            <w:tcMar>
              <w:top w:w="60" w:type="dxa"/>
              <w:left w:w="90" w:type="dxa"/>
              <w:bottom w:w="60" w:type="dxa"/>
              <w:right w:w="90" w:type="dxa"/>
            </w:tcMar>
            <w:vAlign w:val="center"/>
          </w:tcPr>
          <w:p w14:paraId="3F6DE68D" w14:textId="2F0698C1" w:rsidR="00BE0011" w:rsidRDefault="0002162A">
            <w:pPr>
              <w:spacing w:line="264" w:lineRule="auto"/>
              <w:jc w:val="center"/>
            </w:pPr>
            <w:del w:id="392" w:author="Revision v4 to v5" w:date="2026-09-16T00:02:00Z">
              <w:r>
                <w:delText>22</w:delText>
              </w:r>
            </w:del>
            <w:ins w:id="393" w:author="Revision v4 to v5" w:date="2026-09-16T00:02:00Z">
              <w:r w:rsidR="004C25F4">
                <w:t>3</w:t>
              </w:r>
            </w:ins>
          </w:p>
        </w:tc>
        <w:tc>
          <w:tcPr>
            <w:tcW w:w="907" w:type="dxa"/>
            <w:tcMar>
              <w:top w:w="60" w:type="dxa"/>
              <w:left w:w="90" w:type="dxa"/>
              <w:bottom w:w="60" w:type="dxa"/>
              <w:right w:w="90" w:type="dxa"/>
            </w:tcMar>
            <w:vAlign w:val="center"/>
          </w:tcPr>
          <w:p w14:paraId="76327AD3" w14:textId="2B1EE24E" w:rsidR="00BE0011" w:rsidRDefault="0002162A">
            <w:pPr>
              <w:spacing w:line="264" w:lineRule="auto"/>
              <w:jc w:val="center"/>
            </w:pPr>
            <w:del w:id="394" w:author="Revision v4 to v5" w:date="2026-09-16T00:02:00Z">
              <w:r>
                <w:delText>52</w:delText>
              </w:r>
            </w:del>
            <w:ins w:id="395" w:author="Revision v4 to v5" w:date="2026-09-16T00:02:00Z">
              <w:r w:rsidR="004C25F4">
                <w:t>38</w:t>
              </w:r>
            </w:ins>
          </w:p>
        </w:tc>
        <w:tc>
          <w:tcPr>
            <w:tcW w:w="907" w:type="dxa"/>
            <w:tcMar>
              <w:top w:w="60" w:type="dxa"/>
              <w:left w:w="90" w:type="dxa"/>
              <w:bottom w:w="60" w:type="dxa"/>
              <w:right w:w="90" w:type="dxa"/>
            </w:tcMar>
            <w:vAlign w:val="center"/>
          </w:tcPr>
          <w:p w14:paraId="099ED50F" w14:textId="77777777" w:rsidR="00BE0011" w:rsidRDefault="004C25F4">
            <w:pPr>
              <w:spacing w:line="264" w:lineRule="auto"/>
              <w:jc w:val="center"/>
            </w:pPr>
            <w:r>
              <w:t>10</w:t>
            </w:r>
          </w:p>
        </w:tc>
        <w:tc>
          <w:tcPr>
            <w:tcW w:w="907" w:type="dxa"/>
            <w:tcMar>
              <w:top w:w="60" w:type="dxa"/>
              <w:left w:w="90" w:type="dxa"/>
              <w:bottom w:w="60" w:type="dxa"/>
              <w:right w:w="90" w:type="dxa"/>
            </w:tcMar>
            <w:vAlign w:val="center"/>
          </w:tcPr>
          <w:p w14:paraId="2D606336" w14:textId="5ADC9B08" w:rsidR="00BE0011" w:rsidRDefault="0002162A">
            <w:pPr>
              <w:spacing w:line="264" w:lineRule="auto"/>
              <w:jc w:val="center"/>
            </w:pPr>
            <w:del w:id="396" w:author="Revision v4 to v5" w:date="2026-09-16T00:02:00Z">
              <w:r>
                <w:delText>5</w:delText>
              </w:r>
            </w:del>
            <w:ins w:id="397" w:author="Revision v4 to v5" w:date="2026-09-16T00:02:00Z">
              <w:r w:rsidR="004C25F4">
                <w:t>2</w:t>
              </w:r>
            </w:ins>
          </w:p>
        </w:tc>
        <w:tc>
          <w:tcPr>
            <w:tcW w:w="907" w:type="dxa"/>
            <w:tcMar>
              <w:top w:w="60" w:type="dxa"/>
              <w:left w:w="90" w:type="dxa"/>
              <w:bottom w:w="60" w:type="dxa"/>
              <w:right w:w="90" w:type="dxa"/>
            </w:tcMar>
            <w:vAlign w:val="center"/>
          </w:tcPr>
          <w:p w14:paraId="65CAE263" w14:textId="5C3473CC" w:rsidR="00BE0011" w:rsidRDefault="004C25F4">
            <w:pPr>
              <w:spacing w:line="264" w:lineRule="auto"/>
              <w:jc w:val="center"/>
            </w:pPr>
            <w:r>
              <w:t>0.</w:t>
            </w:r>
            <w:del w:id="398" w:author="Revision v4 to v5" w:date="2026-09-16T00:02:00Z">
              <w:r w:rsidR="0002162A">
                <w:delText>256</w:delText>
              </w:r>
            </w:del>
            <w:ins w:id="399" w:author="Revision v4 to v5" w:date="2026-09-16T00:02:00Z">
              <w:r>
                <w:t>613</w:t>
              </w:r>
            </w:ins>
          </w:p>
        </w:tc>
        <w:tc>
          <w:tcPr>
            <w:tcW w:w="907" w:type="dxa"/>
            <w:tcMar>
              <w:top w:w="60" w:type="dxa"/>
              <w:left w:w="90" w:type="dxa"/>
              <w:bottom w:w="60" w:type="dxa"/>
              <w:right w:w="90" w:type="dxa"/>
            </w:tcMar>
            <w:vAlign w:val="center"/>
          </w:tcPr>
          <w:p w14:paraId="335BCCA7" w14:textId="634B368B" w:rsidR="00BE0011" w:rsidRDefault="004C25F4">
            <w:pPr>
              <w:spacing w:line="264" w:lineRule="auto"/>
              <w:jc w:val="center"/>
            </w:pPr>
            <w:r>
              <w:t>0.</w:t>
            </w:r>
            <w:del w:id="400" w:author="Revision v4 to v5" w:date="2026-09-16T00:02:00Z">
              <w:r w:rsidR="0002162A">
                <w:delText>430</w:delText>
              </w:r>
            </w:del>
            <w:ins w:id="401" w:author="Revision v4 to v5" w:date="2026-09-16T00:02:00Z">
              <w:r>
                <w:t>314</w:t>
              </w:r>
            </w:ins>
          </w:p>
        </w:tc>
        <w:tc>
          <w:tcPr>
            <w:tcW w:w="907" w:type="dxa"/>
            <w:tcMar>
              <w:top w:w="60" w:type="dxa"/>
              <w:left w:w="90" w:type="dxa"/>
              <w:bottom w:w="60" w:type="dxa"/>
              <w:right w:w="90" w:type="dxa"/>
            </w:tcMar>
            <w:vAlign w:val="center"/>
          </w:tcPr>
          <w:p w14:paraId="63C6F097" w14:textId="57785FBE" w:rsidR="00BE0011" w:rsidRDefault="004C25F4">
            <w:pPr>
              <w:spacing w:line="264" w:lineRule="auto"/>
              <w:jc w:val="center"/>
            </w:pPr>
            <w:r>
              <w:t>0.</w:t>
            </w:r>
            <w:del w:id="402" w:author="Revision v4 to v5" w:date="2026-09-16T00:02:00Z">
              <w:r w:rsidR="0002162A">
                <w:delText>321</w:delText>
              </w:r>
            </w:del>
            <w:ins w:id="403" w:author="Revision v4 to v5" w:date="2026-09-16T00:02:00Z">
              <w:r>
                <w:t>415</w:t>
              </w:r>
            </w:ins>
          </w:p>
        </w:tc>
        <w:tc>
          <w:tcPr>
            <w:tcW w:w="907" w:type="dxa"/>
            <w:tcMar>
              <w:top w:w="60" w:type="dxa"/>
              <w:left w:w="90" w:type="dxa"/>
              <w:bottom w:w="60" w:type="dxa"/>
              <w:right w:w="90" w:type="dxa"/>
            </w:tcMar>
            <w:vAlign w:val="center"/>
          </w:tcPr>
          <w:p w14:paraId="6208CD76" w14:textId="77777777" w:rsidR="00BE0011" w:rsidRDefault="004C25F4">
            <w:pPr>
              <w:spacing w:line="264" w:lineRule="auto"/>
              <w:jc w:val="center"/>
            </w:pPr>
            <w:r>
              <w:t>121</w:t>
            </w:r>
          </w:p>
        </w:tc>
      </w:tr>
      <w:tr w:rsidR="0002162A" w14:paraId="6CECBC8F" w14:textId="77777777">
        <w:tc>
          <w:tcPr>
            <w:tcW w:w="907" w:type="dxa"/>
            <w:tcMar>
              <w:top w:w="60" w:type="dxa"/>
              <w:left w:w="90" w:type="dxa"/>
              <w:bottom w:w="60" w:type="dxa"/>
              <w:right w:w="90" w:type="dxa"/>
            </w:tcMar>
            <w:vAlign w:val="center"/>
          </w:tcPr>
          <w:p w14:paraId="6915E9E6" w14:textId="77777777" w:rsidR="00BE0011" w:rsidRDefault="004C25F4">
            <w:pPr>
              <w:spacing w:line="264" w:lineRule="auto"/>
            </w:pPr>
            <w:r>
              <w:t>4</w:t>
            </w:r>
          </w:p>
        </w:tc>
        <w:tc>
          <w:tcPr>
            <w:tcW w:w="907" w:type="dxa"/>
            <w:tcMar>
              <w:top w:w="60" w:type="dxa"/>
              <w:left w:w="90" w:type="dxa"/>
              <w:bottom w:w="60" w:type="dxa"/>
              <w:right w:w="90" w:type="dxa"/>
            </w:tcMar>
            <w:vAlign w:val="center"/>
          </w:tcPr>
          <w:p w14:paraId="08BAFF2A" w14:textId="3FFDCF6B" w:rsidR="00BE0011" w:rsidRDefault="0002162A">
            <w:pPr>
              <w:spacing w:line="264" w:lineRule="auto"/>
              <w:jc w:val="center"/>
            </w:pPr>
            <w:del w:id="404" w:author="Revision v4 to v5" w:date="2026-09-16T00:02:00Z">
              <w:r>
                <w:delText>29</w:delText>
              </w:r>
            </w:del>
            <w:ins w:id="405" w:author="Revision v4 to v5" w:date="2026-09-16T00:02:00Z">
              <w:r w:rsidR="004C25F4">
                <w:t>59</w:t>
              </w:r>
            </w:ins>
          </w:p>
        </w:tc>
        <w:tc>
          <w:tcPr>
            <w:tcW w:w="907" w:type="dxa"/>
            <w:tcMar>
              <w:top w:w="60" w:type="dxa"/>
              <w:left w:w="90" w:type="dxa"/>
              <w:bottom w:w="60" w:type="dxa"/>
              <w:right w:w="90" w:type="dxa"/>
            </w:tcMar>
            <w:vAlign w:val="center"/>
          </w:tcPr>
          <w:p w14:paraId="08DBA33C" w14:textId="070B1C15" w:rsidR="00BE0011" w:rsidRDefault="0002162A">
            <w:pPr>
              <w:spacing w:line="264" w:lineRule="auto"/>
              <w:jc w:val="center"/>
            </w:pPr>
            <w:del w:id="406" w:author="Revision v4 to v5" w:date="2026-09-16T00:02:00Z">
              <w:r>
                <w:delText>13</w:delText>
              </w:r>
            </w:del>
            <w:ins w:id="407" w:author="Revision v4 to v5" w:date="2026-09-16T00:02:00Z">
              <w:r w:rsidR="004C25F4">
                <w:t>2</w:t>
              </w:r>
            </w:ins>
          </w:p>
        </w:tc>
        <w:tc>
          <w:tcPr>
            <w:tcW w:w="907" w:type="dxa"/>
            <w:tcMar>
              <w:top w:w="60" w:type="dxa"/>
              <w:left w:w="90" w:type="dxa"/>
              <w:bottom w:w="60" w:type="dxa"/>
              <w:right w:w="90" w:type="dxa"/>
            </w:tcMar>
            <w:vAlign w:val="center"/>
          </w:tcPr>
          <w:p w14:paraId="6D11F861" w14:textId="50410DCC" w:rsidR="00BE0011" w:rsidRDefault="0002162A">
            <w:pPr>
              <w:spacing w:line="264" w:lineRule="auto"/>
              <w:jc w:val="center"/>
            </w:pPr>
            <w:del w:id="408" w:author="Revision v4 to v5" w:date="2026-09-16T00:02:00Z">
              <w:r>
                <w:delText>18</w:delText>
              </w:r>
            </w:del>
            <w:ins w:id="409" w:author="Revision v4 to v5" w:date="2026-09-16T00:02:00Z">
              <w:r w:rsidR="004C25F4">
                <w:t>7</w:t>
              </w:r>
            </w:ins>
          </w:p>
        </w:tc>
        <w:tc>
          <w:tcPr>
            <w:tcW w:w="907" w:type="dxa"/>
            <w:tcMar>
              <w:top w:w="60" w:type="dxa"/>
              <w:left w:w="90" w:type="dxa"/>
              <w:bottom w:w="60" w:type="dxa"/>
              <w:right w:w="90" w:type="dxa"/>
            </w:tcMar>
            <w:vAlign w:val="center"/>
          </w:tcPr>
          <w:p w14:paraId="65729B4B" w14:textId="6ABB1F7A" w:rsidR="00BE0011" w:rsidRDefault="0002162A">
            <w:pPr>
              <w:spacing w:line="264" w:lineRule="auto"/>
              <w:jc w:val="center"/>
            </w:pPr>
            <w:del w:id="410" w:author="Revision v4 to v5" w:date="2026-09-16T00:02:00Z">
              <w:r>
                <w:delText>85</w:delText>
              </w:r>
            </w:del>
            <w:ins w:id="411" w:author="Revision v4 to v5" w:date="2026-09-16T00:02:00Z">
              <w:r w:rsidR="004C25F4">
                <w:t>73</w:t>
              </w:r>
            </w:ins>
          </w:p>
        </w:tc>
        <w:tc>
          <w:tcPr>
            <w:tcW w:w="907" w:type="dxa"/>
            <w:tcMar>
              <w:top w:w="60" w:type="dxa"/>
              <w:left w:w="90" w:type="dxa"/>
              <w:bottom w:w="60" w:type="dxa"/>
              <w:right w:w="90" w:type="dxa"/>
            </w:tcMar>
            <w:vAlign w:val="center"/>
          </w:tcPr>
          <w:p w14:paraId="78BC8866" w14:textId="27B37964" w:rsidR="00BE0011" w:rsidRDefault="0002162A">
            <w:pPr>
              <w:spacing w:line="264" w:lineRule="auto"/>
              <w:jc w:val="center"/>
            </w:pPr>
            <w:del w:id="412" w:author="Revision v4 to v5" w:date="2026-09-16T00:02:00Z">
              <w:r>
                <w:delText>12</w:delText>
              </w:r>
            </w:del>
            <w:ins w:id="413" w:author="Revision v4 to v5" w:date="2026-09-16T00:02:00Z">
              <w:r w:rsidR="004C25F4">
                <w:t>16</w:t>
              </w:r>
            </w:ins>
          </w:p>
        </w:tc>
        <w:tc>
          <w:tcPr>
            <w:tcW w:w="907" w:type="dxa"/>
            <w:tcMar>
              <w:top w:w="60" w:type="dxa"/>
              <w:left w:w="90" w:type="dxa"/>
              <w:bottom w:w="60" w:type="dxa"/>
              <w:right w:w="90" w:type="dxa"/>
            </w:tcMar>
            <w:vAlign w:val="center"/>
          </w:tcPr>
          <w:p w14:paraId="73C9B06E" w14:textId="2B44C4A6" w:rsidR="00BE0011" w:rsidRDefault="004C25F4">
            <w:pPr>
              <w:spacing w:line="264" w:lineRule="auto"/>
              <w:jc w:val="center"/>
            </w:pPr>
            <w:r>
              <w:t>0.</w:t>
            </w:r>
            <w:del w:id="414" w:author="Revision v4 to v5" w:date="2026-09-16T00:02:00Z">
              <w:r w:rsidR="0002162A">
                <w:delText>360</w:delText>
              </w:r>
            </w:del>
            <w:ins w:id="415" w:author="Revision v4 to v5" w:date="2026-09-16T00:02:00Z">
              <w:r>
                <w:t>652</w:t>
              </w:r>
            </w:ins>
          </w:p>
        </w:tc>
        <w:tc>
          <w:tcPr>
            <w:tcW w:w="907" w:type="dxa"/>
            <w:tcMar>
              <w:top w:w="60" w:type="dxa"/>
              <w:left w:w="90" w:type="dxa"/>
              <w:bottom w:w="60" w:type="dxa"/>
              <w:right w:w="90" w:type="dxa"/>
            </w:tcMar>
            <w:vAlign w:val="center"/>
          </w:tcPr>
          <w:p w14:paraId="1B826413" w14:textId="0838ED8C" w:rsidR="00BE0011" w:rsidRDefault="004C25F4">
            <w:pPr>
              <w:spacing w:line="264" w:lineRule="auto"/>
              <w:jc w:val="center"/>
            </w:pPr>
            <w:r>
              <w:t>0.</w:t>
            </w:r>
            <w:del w:id="416" w:author="Revision v4 to v5" w:date="2026-09-16T00:02:00Z">
              <w:r w:rsidR="0002162A">
                <w:delText>541</w:delText>
              </w:r>
            </w:del>
            <w:ins w:id="417" w:author="Revision v4 to v5" w:date="2026-09-16T00:02:00Z">
              <w:r>
                <w:t>465</w:t>
              </w:r>
            </w:ins>
          </w:p>
        </w:tc>
        <w:tc>
          <w:tcPr>
            <w:tcW w:w="907" w:type="dxa"/>
            <w:tcMar>
              <w:top w:w="60" w:type="dxa"/>
              <w:left w:w="90" w:type="dxa"/>
              <w:bottom w:w="60" w:type="dxa"/>
              <w:right w:w="90" w:type="dxa"/>
            </w:tcMar>
            <w:vAlign w:val="center"/>
          </w:tcPr>
          <w:p w14:paraId="7445E6F8" w14:textId="0AFDD427" w:rsidR="00BE0011" w:rsidRDefault="004C25F4">
            <w:pPr>
              <w:spacing w:line="264" w:lineRule="auto"/>
              <w:jc w:val="center"/>
            </w:pPr>
            <w:r>
              <w:t>0.</w:t>
            </w:r>
            <w:del w:id="418" w:author="Revision v4 to v5" w:date="2026-09-16T00:02:00Z">
              <w:r w:rsidR="0002162A">
                <w:delText>433</w:delText>
              </w:r>
            </w:del>
            <w:ins w:id="419" w:author="Revision v4 to v5" w:date="2026-09-16T00:02:00Z">
              <w:r>
                <w:t>543</w:t>
              </w:r>
            </w:ins>
          </w:p>
        </w:tc>
        <w:tc>
          <w:tcPr>
            <w:tcW w:w="907" w:type="dxa"/>
            <w:tcMar>
              <w:top w:w="60" w:type="dxa"/>
              <w:left w:w="90" w:type="dxa"/>
              <w:bottom w:w="60" w:type="dxa"/>
              <w:right w:w="90" w:type="dxa"/>
            </w:tcMar>
            <w:vAlign w:val="center"/>
          </w:tcPr>
          <w:p w14:paraId="38BAAF88" w14:textId="77777777" w:rsidR="00BE0011" w:rsidRDefault="004C25F4">
            <w:pPr>
              <w:spacing w:line="264" w:lineRule="auto"/>
              <w:jc w:val="center"/>
            </w:pPr>
            <w:r>
              <w:t>157</w:t>
            </w:r>
          </w:p>
        </w:tc>
      </w:tr>
      <w:tr w:rsidR="0002162A" w14:paraId="1FA96B6D" w14:textId="77777777">
        <w:tc>
          <w:tcPr>
            <w:tcW w:w="907" w:type="dxa"/>
            <w:tcMar>
              <w:top w:w="60" w:type="dxa"/>
              <w:left w:w="90" w:type="dxa"/>
              <w:bottom w:w="60" w:type="dxa"/>
              <w:right w:w="90" w:type="dxa"/>
            </w:tcMar>
            <w:vAlign w:val="center"/>
          </w:tcPr>
          <w:p w14:paraId="510AB714" w14:textId="77777777" w:rsidR="00BE0011" w:rsidRDefault="004C25F4">
            <w:pPr>
              <w:spacing w:line="264" w:lineRule="auto"/>
            </w:pPr>
            <w:r>
              <w:t>5</w:t>
            </w:r>
          </w:p>
        </w:tc>
        <w:tc>
          <w:tcPr>
            <w:tcW w:w="907" w:type="dxa"/>
            <w:tcMar>
              <w:top w:w="60" w:type="dxa"/>
              <w:left w:w="90" w:type="dxa"/>
              <w:bottom w:w="60" w:type="dxa"/>
              <w:right w:w="90" w:type="dxa"/>
            </w:tcMar>
            <w:vAlign w:val="center"/>
          </w:tcPr>
          <w:p w14:paraId="231E614B" w14:textId="46C089CD" w:rsidR="00BE0011" w:rsidRDefault="0002162A">
            <w:pPr>
              <w:spacing w:line="264" w:lineRule="auto"/>
              <w:jc w:val="center"/>
            </w:pPr>
            <w:del w:id="420" w:author="Revision v4 to v5" w:date="2026-09-16T00:02:00Z">
              <w:r>
                <w:delText>28</w:delText>
              </w:r>
            </w:del>
            <w:ins w:id="421" w:author="Revision v4 to v5" w:date="2026-09-16T00:02:00Z">
              <w:r w:rsidR="004C25F4">
                <w:t>33</w:t>
              </w:r>
            </w:ins>
          </w:p>
        </w:tc>
        <w:tc>
          <w:tcPr>
            <w:tcW w:w="907" w:type="dxa"/>
            <w:tcMar>
              <w:top w:w="60" w:type="dxa"/>
              <w:left w:w="90" w:type="dxa"/>
              <w:bottom w:w="60" w:type="dxa"/>
              <w:right w:w="90" w:type="dxa"/>
            </w:tcMar>
            <w:vAlign w:val="center"/>
          </w:tcPr>
          <w:p w14:paraId="5F874AB8" w14:textId="637348B3" w:rsidR="00BE0011" w:rsidRDefault="0002162A">
            <w:pPr>
              <w:spacing w:line="264" w:lineRule="auto"/>
              <w:jc w:val="center"/>
            </w:pPr>
            <w:del w:id="422" w:author="Revision v4 to v5" w:date="2026-09-16T00:02:00Z">
              <w:r>
                <w:delText>9</w:delText>
              </w:r>
            </w:del>
            <w:ins w:id="423" w:author="Revision v4 to v5" w:date="2026-09-16T00:02:00Z">
              <w:r w:rsidR="004C25F4">
                <w:t>4</w:t>
              </w:r>
            </w:ins>
          </w:p>
        </w:tc>
        <w:tc>
          <w:tcPr>
            <w:tcW w:w="907" w:type="dxa"/>
            <w:tcMar>
              <w:top w:w="60" w:type="dxa"/>
              <w:left w:w="90" w:type="dxa"/>
              <w:bottom w:w="60" w:type="dxa"/>
              <w:right w:w="90" w:type="dxa"/>
            </w:tcMar>
            <w:vAlign w:val="center"/>
          </w:tcPr>
          <w:p w14:paraId="644A51D4" w14:textId="58B8E2F4" w:rsidR="00BE0011" w:rsidRDefault="0002162A">
            <w:pPr>
              <w:spacing w:line="264" w:lineRule="auto"/>
              <w:jc w:val="center"/>
            </w:pPr>
            <w:del w:id="424" w:author="Revision v4 to v5" w:date="2026-09-16T00:02:00Z">
              <w:r>
                <w:delText>7</w:delText>
              </w:r>
            </w:del>
            <w:ins w:id="425" w:author="Revision v4 to v5" w:date="2026-09-16T00:02:00Z">
              <w:r w:rsidR="004C25F4">
                <w:t>1</w:t>
              </w:r>
            </w:ins>
          </w:p>
        </w:tc>
        <w:tc>
          <w:tcPr>
            <w:tcW w:w="907" w:type="dxa"/>
            <w:tcMar>
              <w:top w:w="60" w:type="dxa"/>
              <w:left w:w="90" w:type="dxa"/>
              <w:bottom w:w="60" w:type="dxa"/>
              <w:right w:w="90" w:type="dxa"/>
            </w:tcMar>
            <w:vAlign w:val="center"/>
          </w:tcPr>
          <w:p w14:paraId="12321BD1" w14:textId="47E78202" w:rsidR="00BE0011" w:rsidRDefault="0002162A">
            <w:pPr>
              <w:spacing w:line="264" w:lineRule="auto"/>
              <w:jc w:val="center"/>
            </w:pPr>
            <w:del w:id="426" w:author="Revision v4 to v5" w:date="2026-09-16T00:02:00Z">
              <w:r>
                <w:delText>45</w:delText>
              </w:r>
            </w:del>
            <w:ins w:id="427" w:author="Revision v4 to v5" w:date="2026-09-16T00:02:00Z">
              <w:r w:rsidR="004C25F4">
                <w:t>23</w:t>
              </w:r>
            </w:ins>
          </w:p>
        </w:tc>
        <w:tc>
          <w:tcPr>
            <w:tcW w:w="907" w:type="dxa"/>
            <w:tcMar>
              <w:top w:w="60" w:type="dxa"/>
              <w:left w:w="90" w:type="dxa"/>
              <w:bottom w:w="60" w:type="dxa"/>
              <w:right w:w="90" w:type="dxa"/>
            </w:tcMar>
            <w:vAlign w:val="center"/>
          </w:tcPr>
          <w:p w14:paraId="2761E6B0" w14:textId="177358A0" w:rsidR="00BE0011" w:rsidRDefault="0002162A">
            <w:pPr>
              <w:spacing w:line="264" w:lineRule="auto"/>
              <w:jc w:val="center"/>
            </w:pPr>
            <w:del w:id="428" w:author="Revision v4 to v5" w:date="2026-09-16T00:02:00Z">
              <w:r>
                <w:delText>583</w:delText>
              </w:r>
            </w:del>
            <w:ins w:id="429" w:author="Revision v4 to v5" w:date="2026-09-16T00:02:00Z">
              <w:r w:rsidR="004C25F4">
                <w:t>611</w:t>
              </w:r>
            </w:ins>
          </w:p>
        </w:tc>
        <w:tc>
          <w:tcPr>
            <w:tcW w:w="907" w:type="dxa"/>
            <w:tcMar>
              <w:top w:w="60" w:type="dxa"/>
              <w:left w:w="90" w:type="dxa"/>
              <w:bottom w:w="60" w:type="dxa"/>
              <w:right w:w="90" w:type="dxa"/>
            </w:tcMar>
            <w:vAlign w:val="center"/>
          </w:tcPr>
          <w:p w14:paraId="71DBA588" w14:textId="3F1BBA0E" w:rsidR="00BE0011" w:rsidRDefault="004C25F4">
            <w:pPr>
              <w:spacing w:line="264" w:lineRule="auto"/>
              <w:jc w:val="center"/>
            </w:pPr>
            <w:r>
              <w:t>0.</w:t>
            </w:r>
            <w:del w:id="430" w:author="Revision v4 to v5" w:date="2026-09-16T00:02:00Z">
              <w:r w:rsidR="0002162A">
                <w:delText>933</w:delText>
              </w:r>
            </w:del>
            <w:ins w:id="431" w:author="Revision v4 to v5" w:date="2026-09-16T00:02:00Z">
              <w:r>
                <w:t>953</w:t>
              </w:r>
            </w:ins>
          </w:p>
        </w:tc>
        <w:tc>
          <w:tcPr>
            <w:tcW w:w="907" w:type="dxa"/>
            <w:tcMar>
              <w:top w:w="60" w:type="dxa"/>
              <w:left w:w="90" w:type="dxa"/>
              <w:bottom w:w="60" w:type="dxa"/>
              <w:right w:w="90" w:type="dxa"/>
            </w:tcMar>
            <w:vAlign w:val="center"/>
          </w:tcPr>
          <w:p w14:paraId="126A4A12" w14:textId="25BD9350" w:rsidR="00BE0011" w:rsidRDefault="004C25F4">
            <w:pPr>
              <w:spacing w:line="264" w:lineRule="auto"/>
              <w:jc w:val="center"/>
            </w:pPr>
            <w:r>
              <w:t>0.</w:t>
            </w:r>
            <w:del w:id="432" w:author="Revision v4 to v5" w:date="2026-09-16T00:02:00Z">
              <w:r w:rsidR="0002162A">
                <w:delText>868</w:delText>
              </w:r>
            </w:del>
            <w:ins w:id="433" w:author="Revision v4 to v5" w:date="2026-09-16T00:02:00Z">
              <w:r>
                <w:t>909</w:t>
              </w:r>
            </w:ins>
          </w:p>
        </w:tc>
        <w:tc>
          <w:tcPr>
            <w:tcW w:w="907" w:type="dxa"/>
            <w:tcMar>
              <w:top w:w="60" w:type="dxa"/>
              <w:left w:w="90" w:type="dxa"/>
              <w:bottom w:w="60" w:type="dxa"/>
              <w:right w:w="90" w:type="dxa"/>
            </w:tcMar>
            <w:vAlign w:val="center"/>
          </w:tcPr>
          <w:p w14:paraId="12A84B2A" w14:textId="74C930F0" w:rsidR="00BE0011" w:rsidRDefault="004C25F4">
            <w:pPr>
              <w:spacing w:line="264" w:lineRule="auto"/>
              <w:jc w:val="center"/>
            </w:pPr>
            <w:r>
              <w:t>0.</w:t>
            </w:r>
            <w:del w:id="434" w:author="Revision v4 to v5" w:date="2026-09-16T00:02:00Z">
              <w:r w:rsidR="0002162A">
                <w:delText>899</w:delText>
              </w:r>
            </w:del>
            <w:ins w:id="435" w:author="Revision v4 to v5" w:date="2026-09-16T00:02:00Z">
              <w:r>
                <w:t>931</w:t>
              </w:r>
            </w:ins>
          </w:p>
        </w:tc>
        <w:tc>
          <w:tcPr>
            <w:tcW w:w="907" w:type="dxa"/>
            <w:tcMar>
              <w:top w:w="60" w:type="dxa"/>
              <w:left w:w="90" w:type="dxa"/>
              <w:bottom w:w="60" w:type="dxa"/>
              <w:right w:w="90" w:type="dxa"/>
            </w:tcMar>
            <w:vAlign w:val="center"/>
          </w:tcPr>
          <w:p w14:paraId="5D584DB1" w14:textId="77777777" w:rsidR="00BE0011" w:rsidRDefault="004C25F4">
            <w:pPr>
              <w:spacing w:line="264" w:lineRule="auto"/>
              <w:jc w:val="center"/>
            </w:pPr>
            <w:r>
              <w:t>672</w:t>
            </w:r>
          </w:p>
        </w:tc>
      </w:tr>
      <w:tr w:rsidR="0002162A" w14:paraId="6536A2F7" w14:textId="77777777">
        <w:tc>
          <w:tcPr>
            <w:tcW w:w="907" w:type="dxa"/>
            <w:tcMar>
              <w:top w:w="60" w:type="dxa"/>
              <w:left w:w="90" w:type="dxa"/>
              <w:bottom w:w="60" w:type="dxa"/>
              <w:right w:w="90" w:type="dxa"/>
            </w:tcMar>
            <w:vAlign w:val="center"/>
          </w:tcPr>
          <w:p w14:paraId="418AEC32" w14:textId="77777777" w:rsidR="00BE0011" w:rsidRDefault="004C25F4">
            <w:pPr>
              <w:spacing w:line="264" w:lineRule="auto"/>
            </w:pPr>
            <w:r>
              <w:rPr>
                <w:rPrChange w:id="436" w:author="Revision v4 to v5" w:date="2026-09-16T00:02:00Z">
                  <w:rPr>
                    <w:b/>
                  </w:rPr>
                </w:rPrChange>
              </w:rPr>
              <w:t>Macro avg</w:t>
            </w:r>
          </w:p>
        </w:tc>
        <w:tc>
          <w:tcPr>
            <w:tcW w:w="907" w:type="dxa"/>
            <w:tcMar>
              <w:top w:w="60" w:type="dxa"/>
              <w:left w:w="90" w:type="dxa"/>
              <w:bottom w:w="60" w:type="dxa"/>
              <w:right w:w="90" w:type="dxa"/>
            </w:tcMar>
            <w:vAlign w:val="center"/>
          </w:tcPr>
          <w:p w14:paraId="09940B77"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F888AC8"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440D72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4689B08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2B452273"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16476A99" w14:textId="65674EF6" w:rsidR="00BE0011" w:rsidRDefault="004C25F4">
            <w:pPr>
              <w:spacing w:line="264" w:lineRule="auto"/>
              <w:jc w:val="center"/>
            </w:pPr>
            <w:r>
              <w:rPr>
                <w:rPrChange w:id="437" w:author="Revision v4 to v5" w:date="2026-09-16T00:02:00Z">
                  <w:rPr>
                    <w:b/>
                  </w:rPr>
                </w:rPrChange>
              </w:rPr>
              <w:t>0.</w:t>
            </w:r>
            <w:del w:id="438" w:author="Revision v4 to v5" w:date="2026-09-16T00:02:00Z">
              <w:r w:rsidR="0002162A">
                <w:rPr>
                  <w:b/>
                  <w:bCs/>
                </w:rPr>
                <w:delText>549</w:delText>
              </w:r>
            </w:del>
            <w:ins w:id="439" w:author="Revision v4 to v5" w:date="2026-09-16T00:02:00Z">
              <w:r>
                <w:t>748</w:t>
              </w:r>
            </w:ins>
          </w:p>
        </w:tc>
        <w:tc>
          <w:tcPr>
            <w:tcW w:w="907" w:type="dxa"/>
            <w:tcMar>
              <w:top w:w="60" w:type="dxa"/>
              <w:left w:w="90" w:type="dxa"/>
              <w:bottom w:w="60" w:type="dxa"/>
              <w:right w:w="90" w:type="dxa"/>
            </w:tcMar>
            <w:vAlign w:val="center"/>
          </w:tcPr>
          <w:p w14:paraId="4CD13ABC" w14:textId="474D233C" w:rsidR="00BE0011" w:rsidRDefault="004C25F4">
            <w:pPr>
              <w:spacing w:line="264" w:lineRule="auto"/>
              <w:jc w:val="center"/>
            </w:pPr>
            <w:r>
              <w:rPr>
                <w:rPrChange w:id="440" w:author="Revision v4 to v5" w:date="2026-09-16T00:02:00Z">
                  <w:rPr>
                    <w:b/>
                  </w:rPr>
                </w:rPrChange>
              </w:rPr>
              <w:t>0.</w:t>
            </w:r>
            <w:del w:id="441" w:author="Revision v4 to v5" w:date="2026-09-16T00:02:00Z">
              <w:r w:rsidR="0002162A">
                <w:rPr>
                  <w:b/>
                  <w:bCs/>
                </w:rPr>
                <w:delText>634</w:delText>
              </w:r>
            </w:del>
            <w:ins w:id="442" w:author="Revision v4 to v5" w:date="2026-09-16T00:02:00Z">
              <w:r>
                <w:t>572</w:t>
              </w:r>
            </w:ins>
          </w:p>
        </w:tc>
        <w:tc>
          <w:tcPr>
            <w:tcW w:w="907" w:type="dxa"/>
            <w:tcMar>
              <w:top w:w="60" w:type="dxa"/>
              <w:left w:w="90" w:type="dxa"/>
              <w:bottom w:w="60" w:type="dxa"/>
              <w:right w:w="90" w:type="dxa"/>
            </w:tcMar>
            <w:vAlign w:val="center"/>
          </w:tcPr>
          <w:p w14:paraId="11C71F42" w14:textId="754D95E7" w:rsidR="00BE0011" w:rsidRDefault="004C25F4">
            <w:pPr>
              <w:spacing w:line="264" w:lineRule="auto"/>
              <w:jc w:val="center"/>
            </w:pPr>
            <w:r>
              <w:rPr>
                <w:rPrChange w:id="443" w:author="Revision v4 to v5" w:date="2026-09-16T00:02:00Z">
                  <w:rPr>
                    <w:b/>
                  </w:rPr>
                </w:rPrChange>
              </w:rPr>
              <w:t>0.</w:t>
            </w:r>
            <w:del w:id="444" w:author="Revision v4 to v5" w:date="2026-09-16T00:02:00Z">
              <w:r w:rsidR="0002162A">
                <w:rPr>
                  <w:b/>
                  <w:bCs/>
                </w:rPr>
                <w:delText>576</w:delText>
              </w:r>
            </w:del>
            <w:ins w:id="445" w:author="Revision v4 to v5" w:date="2026-09-16T00:02:00Z">
              <w:r>
                <w:t>625</w:t>
              </w:r>
            </w:ins>
          </w:p>
        </w:tc>
        <w:tc>
          <w:tcPr>
            <w:tcW w:w="907" w:type="dxa"/>
            <w:tcMar>
              <w:top w:w="60" w:type="dxa"/>
              <w:left w:w="90" w:type="dxa"/>
              <w:bottom w:w="60" w:type="dxa"/>
              <w:right w:w="90" w:type="dxa"/>
            </w:tcMar>
            <w:vAlign w:val="center"/>
          </w:tcPr>
          <w:p w14:paraId="1F06DC1A" w14:textId="77777777" w:rsidR="00BE0011" w:rsidRDefault="004C25F4">
            <w:pPr>
              <w:spacing w:line="264" w:lineRule="auto"/>
              <w:jc w:val="center"/>
            </w:pPr>
            <w:r>
              <w:rPr>
                <w:rPrChange w:id="446" w:author="Revision v4 to v5" w:date="2026-09-16T00:02:00Z">
                  <w:rPr>
                    <w:b/>
                  </w:rPr>
                </w:rPrChange>
              </w:rPr>
              <w:t>5,401</w:t>
            </w:r>
          </w:p>
        </w:tc>
      </w:tr>
    </w:tbl>
    <w:p w14:paraId="03A13F2D" w14:textId="32BE6009" w:rsidR="00BE0011" w:rsidRDefault="004C25F4">
      <w:pPr>
        <w:spacing w:before="100" w:after="200"/>
      </w:pPr>
      <w:r>
        <w:rPr>
          <w:i/>
          <w:iCs/>
          <w:sz w:val="18"/>
          <w:szCs w:val="18"/>
        </w:rPr>
        <w:t xml:space="preserve">Rows are true debt groups, columns are predicted debt groups; e.g., row 3 shows that of the 121 loans truly in Group 3, the model predicted </w:t>
      </w:r>
      <w:del w:id="447" w:author="Revision v4 to v5" w:date="2026-09-16T00:02:00Z">
        <w:r w:rsidR="0002162A">
          <w:rPr>
            <w:i/>
            <w:iCs/>
            <w:sz w:val="18"/>
            <w:szCs w:val="18"/>
          </w:rPr>
          <w:delText>52</w:delText>
        </w:r>
      </w:del>
      <w:ins w:id="448" w:author="Revision v4 to v5" w:date="2026-09-16T00:02:00Z">
        <w:r>
          <w:rPr>
            <w:i/>
            <w:iCs/>
            <w:sz w:val="18"/>
            <w:szCs w:val="18"/>
          </w:rPr>
          <w:t>38</w:t>
        </w:r>
      </w:ins>
      <w:r>
        <w:rPr>
          <w:i/>
          <w:iCs/>
          <w:sz w:val="18"/>
          <w:szCs w:val="18"/>
        </w:rPr>
        <w:t xml:space="preserve"> correctly</w:t>
      </w:r>
      <w:del w:id="449" w:author="Revision v4 to v5" w:date="2026-09-16T00:02:00Z">
        <w:r w:rsidR="0002162A">
          <w:rPr>
            <w:i/>
            <w:iCs/>
            <w:sz w:val="18"/>
            <w:szCs w:val="18"/>
          </w:rPr>
          <w:delText>, 32 as</w:delText>
        </w:r>
      </w:del>
      <w:ins w:id="450" w:author="Revision v4 to v5" w:date="2026-09-16T00:02:00Z">
        <w:r>
          <w:rPr>
            <w:i/>
            <w:iCs/>
            <w:sz w:val="18"/>
            <w:szCs w:val="18"/>
          </w:rPr>
          <w:t xml:space="preserve"> and assigned 68 to</w:t>
        </w:r>
      </w:ins>
      <w:r>
        <w:rPr>
          <w:i/>
          <w:iCs/>
          <w:sz w:val="18"/>
          <w:szCs w:val="18"/>
        </w:rPr>
        <w:t xml:space="preserve"> Group 1</w:t>
      </w:r>
      <w:del w:id="451" w:author="Revision v4 to v5" w:date="2026-09-16T00:02:00Z">
        <w:r w:rsidR="0002162A">
          <w:rPr>
            <w:i/>
            <w:iCs/>
            <w:sz w:val="18"/>
            <w:szCs w:val="18"/>
          </w:rPr>
          <w:delText>, 22 as Group 2, 10 as Group 4 and 5 as Group 5.</w:delText>
        </w:r>
      </w:del>
      <w:ins w:id="452" w:author="Revision v4 to v5" w:date="2026-09-16T00:02:00Z">
        <w:r>
          <w:rPr>
            <w:i/>
            <w:iCs/>
            <w:sz w:val="18"/>
            <w:szCs w:val="18"/>
          </w:rPr>
          <w:t>.</w:t>
        </w:r>
      </w:ins>
      <w:r>
        <w:rPr>
          <w:i/>
          <w:iCs/>
          <w:sz w:val="18"/>
          <w:szCs w:val="18"/>
        </w:rPr>
        <w:t xml:space="preserve"> The </w:t>
      </w:r>
      <w:del w:id="453" w:author="Revision v4 to v5" w:date="2026-09-16T00:02:00Z">
        <w:r w:rsidR="0002162A">
          <w:rPr>
            <w:i/>
            <w:iCs/>
            <w:sz w:val="18"/>
            <w:szCs w:val="18"/>
          </w:rPr>
          <w:delText>corresponding</w:delText>
        </w:r>
      </w:del>
      <w:ins w:id="454" w:author="Revision v4 to v5" w:date="2026-09-16T00:02:00Z">
        <w:r>
          <w:rPr>
            <w:i/>
            <w:iCs/>
            <w:sz w:val="18"/>
            <w:szCs w:val="18"/>
          </w:rPr>
          <w:t>class-weighted counterpart of this</w:t>
        </w:r>
      </w:ins>
      <w:r>
        <w:rPr>
          <w:i/>
          <w:iCs/>
          <w:sz w:val="18"/>
          <w:szCs w:val="18"/>
        </w:rPr>
        <w:t xml:space="preserve"> table</w:t>
      </w:r>
      <w:del w:id="455" w:author="Revision v4 to v5" w:date="2026-09-16T00:02:00Z">
        <w:r w:rsidR="0002162A">
          <w:rPr>
            <w:i/>
            <w:iCs/>
            <w:sz w:val="18"/>
            <w:szCs w:val="18"/>
          </w:rPr>
          <w:delText xml:space="preserve"> for XGBoost</w:delText>
        </w:r>
      </w:del>
      <w:ins w:id="456" w:author="Revision v4 to v5" w:date="2026-09-16T00:02:00Z">
        <w:r>
          <w:rPr>
            <w:i/>
            <w:iCs/>
            <w:sz w:val="18"/>
            <w:szCs w:val="18"/>
          </w:rPr>
          <w:t>, which the discussion below compares against,</w:t>
        </w:r>
      </w:ins>
      <w:r>
        <w:rPr>
          <w:i/>
          <w:iCs/>
          <w:sz w:val="18"/>
          <w:szCs w:val="18"/>
        </w:rPr>
        <w:t xml:space="preserve"> is reported in Appendix B (Table B1).</w:t>
      </w:r>
    </w:p>
    <w:p w14:paraId="4C770C84" w14:textId="77777777" w:rsidR="00E148FD" w:rsidRDefault="0002162A">
      <w:pPr>
        <w:spacing w:before="200" w:after="40"/>
        <w:jc w:val="center"/>
        <w:rPr>
          <w:del w:id="457" w:author="Revision v4 to v5" w:date="2026-09-16T00:02:00Z"/>
        </w:rPr>
      </w:pPr>
      <w:del w:id="458" w:author="Revision v4 to v5" w:date="2026-09-16T00:02:00Z">
        <w:r>
          <w:rPr>
            <w:noProof/>
          </w:rPr>
          <w:drawing>
            <wp:inline distT="0" distB="0" distL="0" distR="0" wp14:anchorId="0E27F63A" wp14:editId="2E1DD37B">
              <wp:extent cx="3048000" cy="2371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753" name="Picture 1202772753"/>
                      <pic:cNvPicPr>
                        <a:picLocks noChangeAspect="1" noChangeArrowheads="1"/>
                      </pic:cNvPicPr>
                    </pic:nvPicPr>
                    <pic:blipFill>
                      <a:blip r:embed="rId17"/>
                      <a:srcRect/>
                      <a:stretch>
                        <a:fillRect/>
                      </a:stretch>
                    </pic:blipFill>
                    <pic:spPr>
                      <a:xfrm>
                        <a:off x="0" y="0"/>
                        <a:ext cx="3048000" cy="2371725"/>
                      </a:xfrm>
                      <a:prstGeom prst="rect">
                        <a:avLst/>
                      </a:prstGeom>
                    </pic:spPr>
                  </pic:pic>
                </a:graphicData>
              </a:graphic>
            </wp:inline>
          </w:drawing>
        </w:r>
      </w:del>
    </w:p>
    <w:p w14:paraId="5C016010" w14:textId="77777777" w:rsidR="00BE0011" w:rsidRDefault="004C25F4">
      <w:pPr>
        <w:spacing w:before="200" w:after="40"/>
        <w:jc w:val="center"/>
        <w:rPr>
          <w:ins w:id="459" w:author="Revision v4 to v5" w:date="2026-09-16T00:02:00Z"/>
        </w:rPr>
      </w:pPr>
      <w:ins w:id="460" w:author="Revision v4 to v5" w:date="2026-09-16T00:02:00Z">
        <w:r>
          <w:rPr>
            <w:noProof/>
          </w:rPr>
          <w:drawing>
            <wp:inline distT="0" distB="0" distL="0" distR="0" wp14:anchorId="0AF11487" wp14:editId="5DAD3B95">
              <wp:extent cx="3048000" cy="2371725"/>
              <wp:effectExtent l="0" t="0" r="0" b="0"/>
              <wp:docPr id="1202772753" name="Picture 120277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753" name="Picture 1202772753"/>
                      <pic:cNvPicPr>
                        <a:picLocks noChangeAspect="1" noChangeArrowheads="1"/>
                      </pic:cNvPicPr>
                    </pic:nvPicPr>
                    <pic:blipFill>
                      <a:blip r:embed="rId18"/>
                      <a:srcRect/>
                      <a:stretch>
                        <a:fillRect/>
                      </a:stretch>
                    </pic:blipFill>
                    <pic:spPr>
                      <a:xfrm>
                        <a:off x="0" y="0"/>
                        <a:ext cx="3048000" cy="2371725"/>
                      </a:xfrm>
                      <a:prstGeom prst="rect">
                        <a:avLst/>
                      </a:prstGeom>
                    </pic:spPr>
                  </pic:pic>
                </a:graphicData>
              </a:graphic>
            </wp:inline>
          </w:drawing>
        </w:r>
      </w:ins>
    </w:p>
    <w:p w14:paraId="3BCF20ED" w14:textId="4F823629" w:rsidR="00BE0011" w:rsidRDefault="004C25F4">
      <w:pPr>
        <w:spacing w:before="120" w:after="260" w:line="264" w:lineRule="auto"/>
        <w:jc w:val="center"/>
      </w:pPr>
      <w:r>
        <w:rPr>
          <w:sz w:val="21"/>
          <w:rPrChange w:id="461" w:author="Revision v4 to v5" w:date="2026-09-16T00:02:00Z">
            <w:rPr>
              <w:b/>
              <w:sz w:val="21"/>
            </w:rPr>
          </w:rPrChange>
        </w:rPr>
        <w:t xml:space="preserve">Figure 6. </w:t>
      </w:r>
      <w:r>
        <w:rPr>
          <w:sz w:val="21"/>
          <w:rPrChange w:id="462" w:author="Revision v4 to v5" w:date="2026-09-16T00:02:00Z">
            <w:rPr>
              <w:i/>
              <w:sz w:val="21"/>
            </w:rPr>
          </w:rPrChange>
        </w:rPr>
        <w:t xml:space="preserve">Row-normalised confusion matrix for </w:t>
      </w:r>
      <w:del w:id="463" w:author="Revision v4 to v5" w:date="2026-09-16T00:02:00Z">
        <w:r w:rsidR="0002162A">
          <w:rPr>
            <w:i/>
            <w:iCs/>
            <w:sz w:val="21"/>
            <w:szCs w:val="21"/>
          </w:rPr>
          <w:delText>LightGBM</w:delText>
        </w:r>
      </w:del>
      <w:ins w:id="464" w:author="Revision v4 to v5" w:date="2026-09-16T00:02:00Z">
        <w:r>
          <w:rPr>
            <w:sz w:val="21"/>
            <w:szCs w:val="21"/>
          </w:rPr>
          <w:t>the best hold-out configuration</w:t>
        </w:r>
      </w:ins>
      <w:r>
        <w:rPr>
          <w:sz w:val="21"/>
          <w:rPrChange w:id="465" w:author="Revision v4 to v5" w:date="2026-09-16T00:02:00Z">
            <w:rPr>
              <w:i/>
              <w:sz w:val="21"/>
            </w:rPr>
          </w:rPrChange>
        </w:rPr>
        <w:t xml:space="preserve"> (Table 4). The darkest cells on the diagonal (Groups 1 and 5) show where the model is most reliable; the lighter</w:t>
      </w:r>
      <w:del w:id="466" w:author="Revision v4 to v5" w:date="2026-09-16T00:02:00Z">
        <w:r w:rsidR="0002162A">
          <w:rPr>
            <w:i/>
            <w:iCs/>
            <w:sz w:val="21"/>
            <w:szCs w:val="21"/>
          </w:rPr>
          <w:delText xml:space="preserve">, more spread-out rows </w:delText>
        </w:r>
      </w:del>
      <w:ins w:id="467" w:author="Revision v4 to v5" w:date="2026-09-16T00:02:00Z">
        <w:r>
          <w:rPr>
            <w:sz w:val="21"/>
            <w:szCs w:val="21"/>
          </w:rPr>
          <w:t xml:space="preserve"> diagonal cells </w:t>
        </w:r>
      </w:ins>
      <w:r>
        <w:rPr>
          <w:sz w:val="21"/>
          <w:rPrChange w:id="468" w:author="Revision v4 to v5" w:date="2026-09-16T00:02:00Z">
            <w:rPr>
              <w:i/>
              <w:sz w:val="21"/>
            </w:rPr>
          </w:rPrChange>
        </w:rPr>
        <w:t>for Groups 2–4</w:t>
      </w:r>
      <w:ins w:id="469" w:author="Revision v4 to v5" w:date="2026-09-16T00:02:00Z">
        <w:r>
          <w:rPr>
            <w:sz w:val="21"/>
            <w:szCs w:val="21"/>
          </w:rPr>
          <w:t>, together with the heavy leakage of those rows into the Group-1 column,</w:t>
        </w:r>
      </w:ins>
      <w:r>
        <w:rPr>
          <w:sz w:val="21"/>
          <w:rPrChange w:id="470" w:author="Revision v4 to v5" w:date="2026-09-16T00:02:00Z">
            <w:rPr>
              <w:i/>
              <w:sz w:val="21"/>
            </w:rPr>
          </w:rPrChange>
        </w:rPr>
        <w:t xml:space="preserve"> show where its flags require </w:t>
      </w:r>
      <w:del w:id="471" w:author="Revision v4 to v5" w:date="2026-09-16T00:02:00Z">
        <w:r w:rsidR="0002162A">
          <w:rPr>
            <w:i/>
            <w:iCs/>
            <w:sz w:val="21"/>
            <w:szCs w:val="21"/>
          </w:rPr>
          <w:delText>more</w:delText>
        </w:r>
      </w:del>
      <w:ins w:id="472" w:author="Revision v4 to v5" w:date="2026-09-16T00:02:00Z">
        <w:r>
          <w:rPr>
            <w:sz w:val="21"/>
            <w:szCs w:val="21"/>
          </w:rPr>
          <w:t>most</w:t>
        </w:r>
      </w:ins>
      <w:r>
        <w:rPr>
          <w:sz w:val="21"/>
          <w:rPrChange w:id="473" w:author="Revision v4 to v5" w:date="2026-09-16T00:02:00Z">
            <w:rPr>
              <w:i/>
              <w:sz w:val="21"/>
            </w:rPr>
          </w:rPrChange>
        </w:rPr>
        <w:t xml:space="preserve"> caution.</w:t>
      </w:r>
    </w:p>
    <w:p w14:paraId="0C01DF5E" w14:textId="77777777" w:rsidR="00E148FD" w:rsidRDefault="0002162A">
      <w:pPr>
        <w:spacing w:after="200" w:line="360" w:lineRule="auto"/>
        <w:ind w:firstLine="400"/>
        <w:rPr>
          <w:del w:id="474" w:author="Revision v4 to v5" w:date="2026-09-16T00:02:00Z"/>
        </w:rPr>
      </w:pPr>
      <w:del w:id="475" w:author="Revision v4 to v5" w:date="2026-09-16T00:02:00Z">
        <w:r>
          <w:rPr>
            <w:sz w:val="24"/>
            <w:szCs w:val="24"/>
          </w:rPr>
          <w:delText>Groups 2 and 3 have</w:delText>
        </w:r>
      </w:del>
      <w:ins w:id="476" w:author="Revision v4 to v5" w:date="2026-09-16T00:02:00Z">
        <w:r w:rsidR="004C25F4">
          <w:rPr>
            <w:sz w:val="24"/>
            <w:szCs w:val="24"/>
          </w:rPr>
          <w:t>The macro-averaged figure hides a sharp asymmetry. The unweighted model attains macro</w:t>
        </w:r>
      </w:ins>
      <w:r w:rsidR="004C25F4">
        <w:rPr>
          <w:sz w:val="24"/>
          <w:szCs w:val="24"/>
        </w:rPr>
        <w:t xml:space="preserve"> Precision </w:t>
      </w:r>
      <w:del w:id="477" w:author="Revision v4 to v5" w:date="2026-09-16T00:02:00Z">
        <w:r>
          <w:rPr>
            <w:sz w:val="24"/>
            <w:szCs w:val="24"/>
          </w:rPr>
          <w:delText xml:space="preserve">below </w:delText>
        </w:r>
      </w:del>
      <w:r w:rsidR="004C25F4">
        <w:rPr>
          <w:sz w:val="24"/>
          <w:szCs w:val="24"/>
        </w:rPr>
        <w:t>0.</w:t>
      </w:r>
      <w:del w:id="478" w:author="Revision v4 to v5" w:date="2026-09-16T00:02:00Z">
        <w:r>
          <w:rPr>
            <w:sz w:val="24"/>
            <w:szCs w:val="24"/>
          </w:rPr>
          <w:delText>27.</w:delText>
        </w:r>
      </w:del>
      <w:ins w:id="479" w:author="Revision v4 to v5" w:date="2026-09-16T00:02:00Z">
        <w:r w:rsidR="004C25F4">
          <w:rPr>
            <w:sz w:val="24"/>
            <w:szCs w:val="24"/>
          </w:rPr>
          <w:t>748 against macro Recall 0.572: when it flags a loan as Group 2, 3 or 4 it is usually right, but it misses most of the loans that genuinely belong there — Group-2 Recall is only 0.183, meaning roughly four in five special-mention loans are classified as standard.</w:t>
        </w:r>
      </w:ins>
      <w:r w:rsidR="004C25F4">
        <w:rPr>
          <w:sz w:val="24"/>
          <w:szCs w:val="24"/>
        </w:rPr>
        <w:t xml:space="preserve"> Errors are </w:t>
      </w:r>
      <w:del w:id="480" w:author="Revision v4 to v5" w:date="2026-09-16T00:02:00Z">
        <w:r>
          <w:rPr>
            <w:sz w:val="24"/>
            <w:szCs w:val="24"/>
          </w:rPr>
          <w:delText>not confined to</w:delText>
        </w:r>
      </w:del>
      <w:ins w:id="481" w:author="Revision v4 to v5" w:date="2026-09-16T00:02:00Z">
        <w:r w:rsidR="004C25F4">
          <w:rPr>
            <w:sz w:val="24"/>
            <w:szCs w:val="24"/>
          </w:rPr>
          <w:t>concentrated rather than spread across</w:t>
        </w:r>
      </w:ins>
      <w:r w:rsidR="004C25F4">
        <w:rPr>
          <w:sz w:val="24"/>
          <w:szCs w:val="24"/>
        </w:rPr>
        <w:t xml:space="preserve"> adjacent groups: </w:t>
      </w:r>
      <w:del w:id="482" w:author="Revision v4 to v5" w:date="2026-09-16T00:02:00Z">
        <w:r>
          <w:rPr>
            <w:sz w:val="24"/>
            <w:szCs w:val="24"/>
          </w:rPr>
          <w:delText>32</w:delText>
        </w:r>
      </w:del>
      <w:ins w:id="483" w:author="Revision v4 to v5" w:date="2026-09-16T00:02:00Z">
        <w:r w:rsidR="004C25F4">
          <w:rPr>
            <w:sz w:val="24"/>
            <w:szCs w:val="24"/>
          </w:rPr>
          <w:t>68</w:t>
        </w:r>
      </w:ins>
      <w:r w:rsidR="004C25F4">
        <w:rPr>
          <w:sz w:val="24"/>
          <w:szCs w:val="24"/>
        </w:rPr>
        <w:t xml:space="preserve"> true Group-3 loans and </w:t>
      </w:r>
      <w:del w:id="484" w:author="Revision v4 to v5" w:date="2026-09-16T00:02:00Z">
        <w:r>
          <w:rPr>
            <w:sz w:val="24"/>
            <w:szCs w:val="24"/>
          </w:rPr>
          <w:delText>29</w:delText>
        </w:r>
      </w:del>
      <w:ins w:id="485" w:author="Revision v4 to v5" w:date="2026-09-16T00:02:00Z">
        <w:r w:rsidR="004C25F4">
          <w:rPr>
            <w:sz w:val="24"/>
            <w:szCs w:val="24"/>
          </w:rPr>
          <w:t>59</w:t>
        </w:r>
      </w:ins>
      <w:r w:rsidR="004C25F4">
        <w:rPr>
          <w:sz w:val="24"/>
          <w:szCs w:val="24"/>
        </w:rPr>
        <w:t xml:space="preserve"> true Group-4 loans are assigned to Group 1, </w:t>
      </w:r>
      <w:del w:id="486" w:author="Revision v4 to v5" w:date="2026-09-16T00:02:00Z">
        <w:r>
          <w:rPr>
            <w:sz w:val="24"/>
            <w:szCs w:val="24"/>
          </w:rPr>
          <w:delText>indicating operationally important</w:delText>
        </w:r>
      </w:del>
      <w:ins w:id="487" w:author="Revision v4 to v5" w:date="2026-09-16T00:02:00Z">
        <w:r w:rsidR="004C25F4">
          <w:rPr>
            <w:sz w:val="24"/>
            <w:szCs w:val="24"/>
          </w:rPr>
          <w:t>which is</w:t>
        </w:r>
      </w:ins>
      <w:r w:rsidR="004C25F4">
        <w:rPr>
          <w:sz w:val="24"/>
          <w:szCs w:val="24"/>
        </w:rPr>
        <w:t xml:space="preserve"> under-classification</w:t>
      </w:r>
      <w:del w:id="488" w:author="Revision v4 to v5" w:date="2026-09-16T00:02:00Z">
        <w:r>
          <w:rPr>
            <w:sz w:val="24"/>
            <w:szCs w:val="24"/>
          </w:rPr>
          <w:delText>.</w:delText>
        </w:r>
      </w:del>
    </w:p>
    <w:p w14:paraId="142EF925" w14:textId="1CDC92CB" w:rsidR="00BE0011" w:rsidRDefault="004C25F4">
      <w:pPr>
        <w:spacing w:after="200" w:line="360" w:lineRule="auto"/>
        <w:ind w:firstLine="400"/>
        <w:pPrChange w:id="489" w:author="Revision v4 to v5" w:date="2026-09-16T00:02:00Z">
          <w:pPr>
            <w:spacing w:before="160" w:after="120" w:line="276" w:lineRule="auto"/>
            <w:jc w:val="center"/>
          </w:pPr>
        </w:pPrChange>
      </w:pPr>
      <w:ins w:id="490" w:author="Revision v4 to v5" w:date="2026-09-16T00:02:00Z">
        <w:r>
          <w:rPr>
            <w:sz w:val="24"/>
            <w:szCs w:val="24"/>
          </w:rPr>
          <w:t xml:space="preserve"> of exactly the kind a provisioning process cannot absorb quietly. </w:t>
        </w:r>
      </w:ins>
      <w:r>
        <w:rPr>
          <w:sz w:val="24"/>
          <w:rPrChange w:id="491" w:author="Revision v4 to v5" w:date="2026-09-16T00:02:00Z">
            <w:rPr>
              <w:b/>
              <w:sz w:val="22"/>
            </w:rPr>
          </w:rPrChange>
        </w:rPr>
        <w:t>Table 5</w:t>
      </w:r>
      <w:del w:id="492" w:author="Revision v4 to v5" w:date="2026-09-16T00:02:00Z">
        <w:r w:rsidR="0002162A">
          <w:rPr>
            <w:b/>
            <w:bCs/>
            <w:sz w:val="22"/>
            <w:szCs w:val="22"/>
          </w:rPr>
          <w:delText xml:space="preserve">. </w:delText>
        </w:r>
        <w:r w:rsidR="0002162A">
          <w:rPr>
            <w:sz w:val="22"/>
            <w:szCs w:val="22"/>
          </w:rPr>
          <w:delText>CatBoost ablation: auto_class_weights substitution</w:delText>
        </w:r>
      </w:del>
      <w:ins w:id="493" w:author="Revision v4 to v5" w:date="2026-09-16T00:02:00Z">
        <w:r>
          <w:rPr>
            <w:sz w:val="24"/>
            <w:szCs w:val="24"/>
          </w:rPr>
          <w:t xml:space="preserve"> shows that this is a property of the imbalance treatment rather than of LightGBM.</w:t>
        </w:r>
      </w:ins>
    </w:p>
    <w:p w14:paraId="6918BA22" w14:textId="77777777" w:rsidR="00BE0011" w:rsidRDefault="004C25F4">
      <w:pPr>
        <w:spacing w:before="160" w:after="120" w:line="276" w:lineRule="auto"/>
        <w:jc w:val="center"/>
        <w:rPr>
          <w:ins w:id="494" w:author="Revision v4 to v5" w:date="2026-09-16T00:02:00Z"/>
        </w:rPr>
      </w:pPr>
      <w:ins w:id="495" w:author="Revision v4 to v5" w:date="2026-09-16T00:02:00Z">
        <w:r>
          <w:rPr>
            <w:sz w:val="22"/>
            <w:szCs w:val="22"/>
          </w:rPr>
          <w:t>Table 5. Per-class Precision/Recall/F1 for LightGBM under both imbalance treatments (11-feature configuration, hold-out set)</w:t>
        </w:r>
      </w:ins>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1375"/>
        <w:gridCol w:w="1502"/>
        <w:gridCol w:w="1047"/>
        <w:gridCol w:w="1063"/>
        <w:gridCol w:w="1063"/>
        <w:gridCol w:w="1083"/>
        <w:gridCol w:w="581"/>
        <w:tblGridChange w:id="496">
          <w:tblGrid>
            <w:gridCol w:w="1358"/>
            <w:gridCol w:w="1114"/>
            <w:gridCol w:w="261"/>
            <w:gridCol w:w="1039"/>
            <w:gridCol w:w="463"/>
            <w:gridCol w:w="837"/>
            <w:gridCol w:w="210"/>
            <w:gridCol w:w="1063"/>
            <w:gridCol w:w="27"/>
            <w:gridCol w:w="1036"/>
            <w:gridCol w:w="364"/>
            <w:gridCol w:w="4"/>
            <w:gridCol w:w="715"/>
            <w:gridCol w:w="581"/>
          </w:tblGrid>
        </w:tblGridChange>
      </w:tblGrid>
      <w:tr w:rsidR="0002162A" w14:paraId="0714652D" w14:textId="07405A65">
        <w:trPr>
          <w:tblHeader/>
        </w:trPr>
        <w:tc>
          <w:tcPr>
            <w:tcW w:w="1296" w:type="dxa"/>
            <w:shd w:val="clear" w:color="auto" w:fill="D9D9D9"/>
            <w:tcMar>
              <w:top w:w="60" w:type="dxa"/>
              <w:left w:w="90" w:type="dxa"/>
              <w:bottom w:w="60" w:type="dxa"/>
              <w:right w:w="90" w:type="dxa"/>
            </w:tcMar>
            <w:vAlign w:val="center"/>
          </w:tcPr>
          <w:p w14:paraId="74A9A54E" w14:textId="54F82DCB" w:rsidR="00BE0011" w:rsidRDefault="0002162A">
            <w:pPr>
              <w:spacing w:line="264" w:lineRule="auto"/>
            </w:pPr>
            <w:del w:id="497" w:author="Revision v4 to v5" w:date="2026-09-16T00:02:00Z">
              <w:r>
                <w:rPr>
                  <w:b/>
                  <w:bCs/>
                </w:rPr>
                <w:delText>Setting</w:delText>
              </w:r>
            </w:del>
            <w:ins w:id="498" w:author="Revision v4 to v5" w:date="2026-09-16T00:02:00Z">
              <w:r w:rsidR="004C25F4">
                <w:t>Debt group</w:t>
              </w:r>
            </w:ins>
          </w:p>
        </w:tc>
        <w:tc>
          <w:tcPr>
            <w:tcW w:w="1296" w:type="dxa"/>
            <w:shd w:val="clear" w:color="auto" w:fill="D9D9D9"/>
            <w:tcMar>
              <w:top w:w="60" w:type="dxa"/>
              <w:left w:w="90" w:type="dxa"/>
              <w:bottom w:w="60" w:type="dxa"/>
              <w:right w:w="90" w:type="dxa"/>
            </w:tcMar>
            <w:vAlign w:val="center"/>
          </w:tcPr>
          <w:p w14:paraId="2B37A450" w14:textId="5001997D" w:rsidR="00BE0011" w:rsidRDefault="0002162A">
            <w:pPr>
              <w:spacing w:line="264" w:lineRule="auto"/>
              <w:jc w:val="center"/>
            </w:pPr>
            <w:del w:id="499" w:author="Revision v4 to v5" w:date="2026-09-16T00:02:00Z">
              <w:r>
                <w:rPr>
                  <w:b/>
                  <w:bCs/>
                </w:rPr>
                <w:delText>auto_cw</w:delText>
              </w:r>
            </w:del>
            <w:ins w:id="500" w:author="Revision v4 to v5" w:date="2026-09-16T00:02:00Z">
              <w:r w:rsidR="004C25F4">
                <w:t>Prec. (none)</w:t>
              </w:r>
            </w:ins>
          </w:p>
        </w:tc>
        <w:tc>
          <w:tcPr>
            <w:tcW w:w="1296" w:type="dxa"/>
            <w:shd w:val="clear" w:color="auto" w:fill="D9D9D9"/>
            <w:tcMar>
              <w:top w:w="60" w:type="dxa"/>
              <w:left w:w="90" w:type="dxa"/>
              <w:bottom w:w="60" w:type="dxa"/>
              <w:right w:w="90" w:type="dxa"/>
            </w:tcMar>
            <w:vAlign w:val="center"/>
          </w:tcPr>
          <w:p w14:paraId="10A75806" w14:textId="686A3AF5" w:rsidR="00BE0011" w:rsidRDefault="0002162A">
            <w:pPr>
              <w:spacing w:line="264" w:lineRule="auto"/>
              <w:jc w:val="center"/>
            </w:pPr>
            <w:del w:id="501" w:author="Revision v4 to v5" w:date="2026-09-16T00:02:00Z">
              <w:r>
                <w:rPr>
                  <w:b/>
                  <w:bCs/>
                </w:rPr>
                <w:delText>Accuracy</w:delText>
              </w:r>
            </w:del>
            <w:ins w:id="502" w:author="Revision v4 to v5" w:date="2026-09-16T00:02:00Z">
              <w:r w:rsidR="004C25F4">
                <w:t>Recall (none)</w:t>
              </w:r>
            </w:ins>
          </w:p>
        </w:tc>
        <w:tc>
          <w:tcPr>
            <w:tcW w:w="1296" w:type="dxa"/>
            <w:shd w:val="clear" w:color="auto" w:fill="D9D9D9"/>
            <w:tcMar>
              <w:top w:w="60" w:type="dxa"/>
              <w:left w:w="90" w:type="dxa"/>
              <w:bottom w:w="60" w:type="dxa"/>
              <w:right w:w="90" w:type="dxa"/>
            </w:tcMar>
            <w:vAlign w:val="center"/>
          </w:tcPr>
          <w:p w14:paraId="7EE8922D" w14:textId="4E64AE15" w:rsidR="00BE0011" w:rsidRDefault="0002162A">
            <w:pPr>
              <w:spacing w:line="264" w:lineRule="auto"/>
              <w:jc w:val="center"/>
            </w:pPr>
            <w:del w:id="503" w:author="Revision v4 to v5" w:date="2026-09-16T00:02:00Z">
              <w:r>
                <w:rPr>
                  <w:b/>
                  <w:bCs/>
                </w:rPr>
                <w:delText>Macro-</w:delText>
              </w:r>
            </w:del>
            <w:r w:rsidR="004C25F4">
              <w:rPr>
                <w:rPrChange w:id="504" w:author="Revision v4 to v5" w:date="2026-09-16T00:02:00Z">
                  <w:rPr>
                    <w:b/>
                  </w:rPr>
                </w:rPrChange>
              </w:rPr>
              <w:t>F1</w:t>
            </w:r>
            <w:ins w:id="505" w:author="Revision v4 to v5" w:date="2026-09-16T00:02:00Z">
              <w:r w:rsidR="004C25F4">
                <w:t xml:space="preserve"> (none)</w:t>
              </w:r>
            </w:ins>
          </w:p>
        </w:tc>
        <w:tc>
          <w:tcPr>
            <w:tcW w:w="1296" w:type="dxa"/>
            <w:shd w:val="clear" w:color="auto" w:fill="D9D9D9"/>
            <w:tcMar>
              <w:top w:w="60" w:type="dxa"/>
              <w:left w:w="90" w:type="dxa"/>
              <w:bottom w:w="60" w:type="dxa"/>
              <w:right w:w="90" w:type="dxa"/>
            </w:tcMar>
            <w:vAlign w:val="center"/>
            <w:cellIns w:id="506" w:author="Revision v4 to v5" w:date="2026-09-16T00:02:00Z"/>
          </w:tcPr>
          <w:p w14:paraId="3B3CCACC" w14:textId="77777777" w:rsidR="00BE0011" w:rsidRDefault="004C25F4">
            <w:pPr>
              <w:spacing w:line="264" w:lineRule="auto"/>
              <w:jc w:val="center"/>
            </w:pPr>
            <w:ins w:id="507" w:author="Revision v4 to v5" w:date="2026-09-16T00:02:00Z">
              <w:r>
                <w:t>Prec. (weighted)</w:t>
              </w:r>
            </w:ins>
          </w:p>
        </w:tc>
        <w:tc>
          <w:tcPr>
            <w:tcW w:w="1296" w:type="dxa"/>
            <w:shd w:val="clear" w:color="auto" w:fill="D9D9D9"/>
            <w:tcMar>
              <w:top w:w="60" w:type="dxa"/>
              <w:left w:w="90" w:type="dxa"/>
              <w:bottom w:w="60" w:type="dxa"/>
              <w:right w:w="90" w:type="dxa"/>
            </w:tcMar>
            <w:vAlign w:val="center"/>
            <w:cellIns w:id="508" w:author="Revision v4 to v5" w:date="2026-09-16T00:02:00Z"/>
          </w:tcPr>
          <w:p w14:paraId="263CD717" w14:textId="77777777" w:rsidR="00BE0011" w:rsidRDefault="004C25F4">
            <w:pPr>
              <w:spacing w:line="264" w:lineRule="auto"/>
              <w:jc w:val="center"/>
            </w:pPr>
            <w:ins w:id="509" w:author="Revision v4 to v5" w:date="2026-09-16T00:02:00Z">
              <w:r>
                <w:t>Recall (weighted)</w:t>
              </w:r>
            </w:ins>
          </w:p>
        </w:tc>
        <w:tc>
          <w:tcPr>
            <w:tcW w:w="1296" w:type="dxa"/>
            <w:shd w:val="clear" w:color="auto" w:fill="D9D9D9"/>
            <w:tcMar>
              <w:top w:w="60" w:type="dxa"/>
              <w:left w:w="90" w:type="dxa"/>
              <w:bottom w:w="60" w:type="dxa"/>
              <w:right w:w="90" w:type="dxa"/>
            </w:tcMar>
            <w:vAlign w:val="center"/>
          </w:tcPr>
          <w:p w14:paraId="7C16CF8B" w14:textId="077736BF" w:rsidR="00BE0011" w:rsidRDefault="0002162A">
            <w:pPr>
              <w:spacing w:line="264" w:lineRule="auto"/>
              <w:jc w:val="center"/>
            </w:pPr>
            <w:del w:id="510" w:author="Revision v4 to v5" w:date="2026-09-16T00:02:00Z">
              <w:r>
                <w:rPr>
                  <w:b/>
                  <w:bCs/>
                </w:rPr>
                <w:delText>Weighted-</w:delText>
              </w:r>
            </w:del>
            <w:r w:rsidR="004C25F4">
              <w:rPr>
                <w:rPrChange w:id="511" w:author="Revision v4 to v5" w:date="2026-09-16T00:02:00Z">
                  <w:rPr>
                    <w:b/>
                  </w:rPr>
                </w:rPrChange>
              </w:rPr>
              <w:t>F1</w:t>
            </w:r>
            <w:ins w:id="512" w:author="Revision v4 to v5" w:date="2026-09-16T00:02:00Z">
              <w:r w:rsidR="004C25F4">
                <w:t xml:space="preserve"> (weighted)</w:t>
              </w:r>
            </w:ins>
          </w:p>
        </w:tc>
        <w:tc>
          <w:tcPr>
            <w:tcW w:w="1300" w:type="dxa"/>
            <w:shd w:val="clear" w:color="auto" w:fill="D9D9D9"/>
            <w:cellDel w:id="513" w:author="Revision v4 to v5" w:date="2026-09-16T00:02:00Z"/>
          </w:tcPr>
          <w:p w14:paraId="4AD88AF0" w14:textId="77777777" w:rsidR="00000000" w:rsidRDefault="0002162A">
            <w:pPr>
              <w:spacing w:line="264" w:lineRule="auto"/>
              <w:jc w:val="center"/>
              <w:rPr>
                <w:b/>
                <w:bCs/>
              </w:rPr>
            </w:pPr>
            <w:del w:id="514" w:author="Revision v4 to v5" w:date="2026-09-16T00:02:00Z">
              <w:r>
                <w:rPr>
                  <w:b/>
                  <w:bCs/>
                </w:rPr>
                <w:delText>ROC-AUC</w:delText>
              </w:r>
            </w:del>
          </w:p>
        </w:tc>
      </w:tr>
      <w:tr w:rsidR="00BE0011" w14:paraId="6ACDD595"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515"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296" w:type="dxa"/>
            <w:tcMar>
              <w:top w:w="60" w:type="dxa"/>
              <w:left w:w="90" w:type="dxa"/>
              <w:bottom w:w="60" w:type="dxa"/>
              <w:right w:w="90" w:type="dxa"/>
            </w:tcMar>
            <w:vAlign w:val="center"/>
            <w:tcPrChange w:id="516" w:author="Revision v4 to v5" w:date="2026-09-16T00:02:00Z">
              <w:tcPr>
                <w:tcW w:w="2472" w:type="dxa"/>
                <w:gridSpan w:val="2"/>
                <w:tcMar>
                  <w:top w:w="60" w:type="dxa"/>
                  <w:left w:w="90" w:type="dxa"/>
                  <w:bottom w:w="60" w:type="dxa"/>
                  <w:right w:w="90" w:type="dxa"/>
                </w:tcMar>
                <w:vAlign w:val="center"/>
              </w:tcPr>
            </w:tcPrChange>
          </w:tcPr>
          <w:p w14:paraId="347A1E54" w14:textId="55A18397" w:rsidR="00BE0011" w:rsidRDefault="0002162A">
            <w:pPr>
              <w:spacing w:line="264" w:lineRule="auto"/>
            </w:pPr>
            <w:del w:id="517" w:author="Revision v4 to v5" w:date="2026-09-16T00:02:00Z">
              <w:r>
                <w:delText>Class weighting (Table 3)</w:delText>
              </w:r>
            </w:del>
            <w:ins w:id="518" w:author="Revision v4 to v5" w:date="2026-09-16T00:02:00Z">
              <w:r w:rsidR="004C25F4">
                <w:t>1 (standard)</w:t>
              </w:r>
            </w:ins>
          </w:p>
        </w:tc>
        <w:tc>
          <w:tcPr>
            <w:tcW w:w="1296" w:type="dxa"/>
            <w:tcMar>
              <w:top w:w="60" w:type="dxa"/>
              <w:left w:w="90" w:type="dxa"/>
              <w:bottom w:w="60" w:type="dxa"/>
              <w:right w:w="90" w:type="dxa"/>
            </w:tcMar>
            <w:vAlign w:val="center"/>
            <w:tcPrChange w:id="519" w:author="Revision v4 to v5" w:date="2026-09-16T00:02:00Z">
              <w:tcPr>
                <w:tcW w:w="1300" w:type="dxa"/>
                <w:gridSpan w:val="2"/>
                <w:tcMar>
                  <w:top w:w="60" w:type="dxa"/>
                  <w:left w:w="90" w:type="dxa"/>
                  <w:bottom w:w="60" w:type="dxa"/>
                  <w:right w:w="90" w:type="dxa"/>
                </w:tcMar>
                <w:vAlign w:val="center"/>
              </w:tcPr>
            </w:tcPrChange>
          </w:tcPr>
          <w:p w14:paraId="4BEA5215" w14:textId="30421418" w:rsidR="00BE0011" w:rsidRDefault="0002162A">
            <w:pPr>
              <w:spacing w:line="264" w:lineRule="auto"/>
              <w:jc w:val="center"/>
            </w:pPr>
            <w:del w:id="520" w:author="Revision v4 to v5" w:date="2026-09-16T00:02:00Z">
              <w:r>
                <w:delText>Balanced</w:delText>
              </w:r>
            </w:del>
            <w:ins w:id="521" w:author="Revision v4 to v5" w:date="2026-09-16T00:02:00Z">
              <w:r w:rsidR="004C25F4">
                <w:t>0.921</w:t>
              </w:r>
            </w:ins>
          </w:p>
        </w:tc>
        <w:tc>
          <w:tcPr>
            <w:tcW w:w="1296" w:type="dxa"/>
            <w:tcMar>
              <w:top w:w="60" w:type="dxa"/>
              <w:left w:w="90" w:type="dxa"/>
              <w:bottom w:w="60" w:type="dxa"/>
              <w:right w:w="90" w:type="dxa"/>
            </w:tcMar>
            <w:vAlign w:val="center"/>
            <w:tcPrChange w:id="522" w:author="Revision v4 to v5" w:date="2026-09-16T00:02:00Z">
              <w:tcPr>
                <w:tcW w:w="1300" w:type="dxa"/>
                <w:gridSpan w:val="2"/>
                <w:tcMar>
                  <w:top w:w="60" w:type="dxa"/>
                  <w:left w:w="90" w:type="dxa"/>
                  <w:bottom w:w="60" w:type="dxa"/>
                  <w:right w:w="90" w:type="dxa"/>
                </w:tcMar>
                <w:vAlign w:val="center"/>
              </w:tcPr>
            </w:tcPrChange>
          </w:tcPr>
          <w:p w14:paraId="775BDA19" w14:textId="7209A732" w:rsidR="00BE0011" w:rsidRDefault="004C25F4">
            <w:pPr>
              <w:spacing w:line="264" w:lineRule="auto"/>
              <w:jc w:val="center"/>
            </w:pPr>
            <w:r>
              <w:t>0.</w:t>
            </w:r>
            <w:del w:id="523" w:author="Revision v4 to v5" w:date="2026-09-16T00:02:00Z">
              <w:r w:rsidR="0002162A">
                <w:delText>7482</w:delText>
              </w:r>
            </w:del>
            <w:ins w:id="524" w:author="Revision v4 to v5" w:date="2026-09-16T00:02:00Z">
              <w:r>
                <w:t>990</w:t>
              </w:r>
            </w:ins>
          </w:p>
        </w:tc>
        <w:tc>
          <w:tcPr>
            <w:tcW w:w="1296" w:type="dxa"/>
            <w:tcMar>
              <w:top w:w="60" w:type="dxa"/>
              <w:left w:w="90" w:type="dxa"/>
              <w:bottom w:w="60" w:type="dxa"/>
              <w:right w:w="90" w:type="dxa"/>
            </w:tcMar>
            <w:vAlign w:val="center"/>
            <w:tcPrChange w:id="525" w:author="Revision v4 to v5" w:date="2026-09-16T00:02:00Z">
              <w:tcPr>
                <w:tcW w:w="1300" w:type="dxa"/>
                <w:gridSpan w:val="3"/>
                <w:tcMar>
                  <w:top w:w="60" w:type="dxa"/>
                  <w:left w:w="90" w:type="dxa"/>
                  <w:bottom w:w="60" w:type="dxa"/>
                  <w:right w:w="90" w:type="dxa"/>
                </w:tcMar>
                <w:vAlign w:val="center"/>
              </w:tcPr>
            </w:tcPrChange>
          </w:tcPr>
          <w:p w14:paraId="19CAF58F" w14:textId="77601821" w:rsidR="00BE0011" w:rsidRDefault="004C25F4">
            <w:pPr>
              <w:spacing w:line="264" w:lineRule="auto"/>
              <w:jc w:val="center"/>
            </w:pPr>
            <w:r>
              <w:t>0.</w:t>
            </w:r>
            <w:del w:id="526" w:author="Revision v4 to v5" w:date="2026-09-16T00:02:00Z">
              <w:r w:rsidR="0002162A">
                <w:delText>5109</w:delText>
              </w:r>
            </w:del>
            <w:ins w:id="527" w:author="Revision v4 to v5" w:date="2026-09-16T00:02:00Z">
              <w:r>
                <w:t>954</w:t>
              </w:r>
            </w:ins>
          </w:p>
        </w:tc>
        <w:tc>
          <w:tcPr>
            <w:tcW w:w="1296" w:type="dxa"/>
            <w:tcMar>
              <w:top w:w="60" w:type="dxa"/>
              <w:left w:w="90" w:type="dxa"/>
              <w:bottom w:w="60" w:type="dxa"/>
              <w:right w:w="90" w:type="dxa"/>
            </w:tcMar>
            <w:vAlign w:val="center"/>
            <w:tcPrChange w:id="528" w:author="Revision v4 to v5" w:date="2026-09-16T00:02:00Z">
              <w:tcPr>
                <w:tcW w:w="1400" w:type="dxa"/>
                <w:gridSpan w:val="2"/>
                <w:tcMar>
                  <w:top w:w="60" w:type="dxa"/>
                  <w:left w:w="90" w:type="dxa"/>
                  <w:bottom w:w="60" w:type="dxa"/>
                  <w:right w:w="90" w:type="dxa"/>
                </w:tcMar>
                <w:vAlign w:val="center"/>
              </w:tcPr>
            </w:tcPrChange>
          </w:tcPr>
          <w:p w14:paraId="1A3B27D3" w14:textId="3C8AAAA4" w:rsidR="00BE0011" w:rsidRDefault="004C25F4">
            <w:pPr>
              <w:spacing w:line="264" w:lineRule="auto"/>
              <w:jc w:val="center"/>
            </w:pPr>
            <w:r>
              <w:t>0.</w:t>
            </w:r>
            <w:del w:id="529" w:author="Revision v4 to v5" w:date="2026-09-16T00:02:00Z">
              <w:r w:rsidR="0002162A">
                <w:delText>8001</w:delText>
              </w:r>
            </w:del>
            <w:ins w:id="530" w:author="Revision v4 to v5" w:date="2026-09-16T00:02:00Z">
              <w:r>
                <w:t>958</w:t>
              </w:r>
            </w:ins>
          </w:p>
        </w:tc>
        <w:tc>
          <w:tcPr>
            <w:tcW w:w="1296" w:type="dxa"/>
            <w:tcMar>
              <w:top w:w="60" w:type="dxa"/>
              <w:left w:w="90" w:type="dxa"/>
              <w:bottom w:w="60" w:type="dxa"/>
              <w:right w:w="90" w:type="dxa"/>
            </w:tcMar>
            <w:vAlign w:val="center"/>
            <w:tcPrChange w:id="531" w:author="Revision v4 to v5" w:date="2026-09-16T00:02:00Z">
              <w:tcPr>
                <w:tcW w:w="1300" w:type="dxa"/>
                <w:tcMar>
                  <w:top w:w="60" w:type="dxa"/>
                  <w:left w:w="90" w:type="dxa"/>
                  <w:bottom w:w="60" w:type="dxa"/>
                  <w:right w:w="90" w:type="dxa"/>
                </w:tcMar>
                <w:vAlign w:val="center"/>
              </w:tcPr>
            </w:tcPrChange>
          </w:tcPr>
          <w:p w14:paraId="6A7377F5" w14:textId="2EC12AC6" w:rsidR="00BE0011" w:rsidRDefault="004C25F4">
            <w:pPr>
              <w:spacing w:line="264" w:lineRule="auto"/>
              <w:jc w:val="center"/>
            </w:pPr>
            <w:r>
              <w:t>0.</w:t>
            </w:r>
            <w:del w:id="532" w:author="Revision v4 to v5" w:date="2026-09-16T00:02:00Z">
              <w:r w:rsidR="0002162A">
                <w:delText>8925</w:delText>
              </w:r>
            </w:del>
            <w:ins w:id="533" w:author="Revision v4 to v5" w:date="2026-09-16T00:02:00Z">
              <w:r>
                <w:t>895</w:t>
              </w:r>
            </w:ins>
          </w:p>
        </w:tc>
        <w:tc>
          <w:tcPr>
            <w:tcW w:w="1296" w:type="dxa"/>
            <w:gridSpan w:val="2"/>
            <w:tcMar>
              <w:top w:w="60" w:type="dxa"/>
              <w:left w:w="90" w:type="dxa"/>
              <w:bottom w:w="60" w:type="dxa"/>
              <w:right w:w="90" w:type="dxa"/>
            </w:tcMar>
            <w:vAlign w:val="center"/>
            <w:cellIns w:id="534" w:author="Revision v4 to v5" w:date="2026-09-16T00:02:00Z"/>
            <w:tcPrChange w:id="535" w:author="Revision v4 to v5" w:date="2026-09-16T00:02:00Z">
              <w:tcPr>
                <w:tcW w:w="1300" w:type="dxa"/>
                <w:gridSpan w:val="2"/>
                <w:tcMar>
                  <w:top w:w="60" w:type="dxa"/>
                  <w:left w:w="90" w:type="dxa"/>
                  <w:bottom w:w="60" w:type="dxa"/>
                  <w:right w:w="90" w:type="dxa"/>
                </w:tcMar>
                <w:vAlign w:val="center"/>
                <w:cellIns w:id="536" w:author="Revision v4 to v5" w:date="2026-09-16T00:02:00Z"/>
              </w:tcPr>
            </w:tcPrChange>
          </w:tcPr>
          <w:p w14:paraId="12250454" w14:textId="77777777" w:rsidR="00BE0011" w:rsidRDefault="004C25F4">
            <w:pPr>
              <w:spacing w:line="264" w:lineRule="auto"/>
              <w:jc w:val="center"/>
            </w:pPr>
            <w:ins w:id="537" w:author="Revision v4 to v5" w:date="2026-09-16T00:02:00Z">
              <w:r>
                <w:t>0.926</w:t>
              </w:r>
            </w:ins>
          </w:p>
        </w:tc>
      </w:tr>
      <w:tr w:rsidR="00BE0011" w14:paraId="3DD998F1"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53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296" w:type="dxa"/>
            <w:tcMar>
              <w:top w:w="60" w:type="dxa"/>
              <w:left w:w="90" w:type="dxa"/>
              <w:bottom w:w="60" w:type="dxa"/>
              <w:right w:w="90" w:type="dxa"/>
            </w:tcMar>
            <w:vAlign w:val="center"/>
            <w:tcPrChange w:id="539" w:author="Revision v4 to v5" w:date="2026-09-16T00:02:00Z">
              <w:tcPr>
                <w:tcW w:w="2472" w:type="dxa"/>
                <w:gridSpan w:val="2"/>
                <w:tcMar>
                  <w:top w:w="60" w:type="dxa"/>
                  <w:left w:w="90" w:type="dxa"/>
                  <w:bottom w:w="60" w:type="dxa"/>
                  <w:right w:w="90" w:type="dxa"/>
                </w:tcMar>
                <w:vAlign w:val="center"/>
              </w:tcPr>
            </w:tcPrChange>
          </w:tcPr>
          <w:p w14:paraId="3123D5AC" w14:textId="4392B590" w:rsidR="00BE0011" w:rsidRDefault="0002162A">
            <w:pPr>
              <w:spacing w:line="264" w:lineRule="auto"/>
            </w:pPr>
            <w:del w:id="540" w:author="Revision v4 to v5" w:date="2026-09-16T00:02:00Z">
              <w:r>
                <w:delText>Alternative configuration</w:delText>
              </w:r>
            </w:del>
            <w:ins w:id="541" w:author="Revision v4 to v5" w:date="2026-09-16T00:02:00Z">
              <w:r w:rsidR="004C25F4">
                <w:t>2 (special mention)</w:t>
              </w:r>
            </w:ins>
          </w:p>
        </w:tc>
        <w:tc>
          <w:tcPr>
            <w:tcW w:w="1296" w:type="dxa"/>
            <w:tcMar>
              <w:top w:w="60" w:type="dxa"/>
              <w:left w:w="90" w:type="dxa"/>
              <w:bottom w:w="60" w:type="dxa"/>
              <w:right w:w="90" w:type="dxa"/>
            </w:tcMar>
            <w:vAlign w:val="center"/>
            <w:tcPrChange w:id="542" w:author="Revision v4 to v5" w:date="2026-09-16T00:02:00Z">
              <w:tcPr>
                <w:tcW w:w="1300" w:type="dxa"/>
                <w:gridSpan w:val="2"/>
                <w:tcMar>
                  <w:top w:w="60" w:type="dxa"/>
                  <w:left w:w="90" w:type="dxa"/>
                  <w:bottom w:w="60" w:type="dxa"/>
                  <w:right w:w="90" w:type="dxa"/>
                </w:tcMar>
                <w:vAlign w:val="center"/>
              </w:tcPr>
            </w:tcPrChange>
          </w:tcPr>
          <w:p w14:paraId="46C8E214" w14:textId="6E4C21A9" w:rsidR="00BE0011" w:rsidRDefault="0002162A">
            <w:pPr>
              <w:spacing w:line="264" w:lineRule="auto"/>
              <w:jc w:val="center"/>
            </w:pPr>
            <w:del w:id="543" w:author="Revision v4 to v5" w:date="2026-09-16T00:02:00Z">
              <w:r>
                <w:delText>None</w:delText>
              </w:r>
            </w:del>
            <w:ins w:id="544" w:author="Revision v4 to v5" w:date="2026-09-16T00:02:00Z">
              <w:r w:rsidR="004C25F4">
                <w:t>0.603</w:t>
              </w:r>
            </w:ins>
          </w:p>
        </w:tc>
        <w:tc>
          <w:tcPr>
            <w:tcW w:w="1296" w:type="dxa"/>
            <w:tcMar>
              <w:top w:w="60" w:type="dxa"/>
              <w:left w:w="90" w:type="dxa"/>
              <w:bottom w:w="60" w:type="dxa"/>
              <w:right w:w="90" w:type="dxa"/>
            </w:tcMar>
            <w:vAlign w:val="center"/>
            <w:tcPrChange w:id="545" w:author="Revision v4 to v5" w:date="2026-09-16T00:02:00Z">
              <w:tcPr>
                <w:tcW w:w="1300" w:type="dxa"/>
                <w:gridSpan w:val="2"/>
                <w:tcMar>
                  <w:top w:w="60" w:type="dxa"/>
                  <w:left w:w="90" w:type="dxa"/>
                  <w:bottom w:w="60" w:type="dxa"/>
                  <w:right w:w="90" w:type="dxa"/>
                </w:tcMar>
                <w:vAlign w:val="center"/>
              </w:tcPr>
            </w:tcPrChange>
          </w:tcPr>
          <w:p w14:paraId="2395F4C1" w14:textId="79B4541E" w:rsidR="00BE0011" w:rsidRDefault="004C25F4">
            <w:pPr>
              <w:spacing w:line="264" w:lineRule="auto"/>
              <w:jc w:val="center"/>
            </w:pPr>
            <w:r>
              <w:t>0.</w:t>
            </w:r>
            <w:del w:id="546" w:author="Revision v4 to v5" w:date="2026-09-16T00:02:00Z">
              <w:r w:rsidR="0002162A">
                <w:delText>9067</w:delText>
              </w:r>
            </w:del>
            <w:ins w:id="547" w:author="Revision v4 to v5" w:date="2026-09-16T00:02:00Z">
              <w:r>
                <w:t>183</w:t>
              </w:r>
            </w:ins>
          </w:p>
        </w:tc>
        <w:tc>
          <w:tcPr>
            <w:tcW w:w="1296" w:type="dxa"/>
            <w:tcMar>
              <w:top w:w="60" w:type="dxa"/>
              <w:left w:w="90" w:type="dxa"/>
              <w:bottom w:w="60" w:type="dxa"/>
              <w:right w:w="90" w:type="dxa"/>
            </w:tcMar>
            <w:vAlign w:val="center"/>
            <w:tcPrChange w:id="548" w:author="Revision v4 to v5" w:date="2026-09-16T00:02:00Z">
              <w:tcPr>
                <w:tcW w:w="1300" w:type="dxa"/>
                <w:gridSpan w:val="3"/>
                <w:tcMar>
                  <w:top w:w="60" w:type="dxa"/>
                  <w:left w:w="90" w:type="dxa"/>
                  <w:bottom w:w="60" w:type="dxa"/>
                  <w:right w:w="90" w:type="dxa"/>
                </w:tcMar>
                <w:vAlign w:val="center"/>
              </w:tcPr>
            </w:tcPrChange>
          </w:tcPr>
          <w:p w14:paraId="4ADB61A3" w14:textId="160BE954" w:rsidR="00BE0011" w:rsidRDefault="004C25F4">
            <w:pPr>
              <w:spacing w:line="264" w:lineRule="auto"/>
              <w:jc w:val="center"/>
            </w:pPr>
            <w:r>
              <w:rPr>
                <w:rPrChange w:id="549" w:author="Revision v4 to v5" w:date="2026-09-16T00:02:00Z">
                  <w:rPr>
                    <w:b/>
                  </w:rPr>
                </w:rPrChange>
              </w:rPr>
              <w:t>0.</w:t>
            </w:r>
            <w:del w:id="550" w:author="Revision v4 to v5" w:date="2026-09-16T00:02:00Z">
              <w:r w:rsidR="0002162A">
                <w:rPr>
                  <w:b/>
                  <w:bCs/>
                </w:rPr>
                <w:delText>5898</w:delText>
              </w:r>
            </w:del>
            <w:ins w:id="551" w:author="Revision v4 to v5" w:date="2026-09-16T00:02:00Z">
              <w:r>
                <w:t>281</w:t>
              </w:r>
            </w:ins>
          </w:p>
        </w:tc>
        <w:tc>
          <w:tcPr>
            <w:tcW w:w="1296" w:type="dxa"/>
            <w:tcMar>
              <w:top w:w="60" w:type="dxa"/>
              <w:left w:w="90" w:type="dxa"/>
              <w:bottom w:w="60" w:type="dxa"/>
              <w:right w:w="90" w:type="dxa"/>
            </w:tcMar>
            <w:vAlign w:val="center"/>
            <w:tcPrChange w:id="552" w:author="Revision v4 to v5" w:date="2026-09-16T00:02:00Z">
              <w:tcPr>
                <w:tcW w:w="1400" w:type="dxa"/>
                <w:gridSpan w:val="2"/>
                <w:tcMar>
                  <w:top w:w="60" w:type="dxa"/>
                  <w:left w:w="90" w:type="dxa"/>
                  <w:bottom w:w="60" w:type="dxa"/>
                  <w:right w:w="90" w:type="dxa"/>
                </w:tcMar>
                <w:vAlign w:val="center"/>
              </w:tcPr>
            </w:tcPrChange>
          </w:tcPr>
          <w:p w14:paraId="5D3D75AB" w14:textId="6202FAAE" w:rsidR="00BE0011" w:rsidRDefault="004C25F4">
            <w:pPr>
              <w:spacing w:line="264" w:lineRule="auto"/>
              <w:jc w:val="center"/>
            </w:pPr>
            <w:r>
              <w:t>0.</w:t>
            </w:r>
            <w:del w:id="553" w:author="Revision v4 to v5" w:date="2026-09-16T00:02:00Z">
              <w:r w:rsidR="0002162A">
                <w:delText>8849</w:delText>
              </w:r>
            </w:del>
            <w:ins w:id="554" w:author="Revision v4 to v5" w:date="2026-09-16T00:02:00Z">
              <w:r>
                <w:t>245</w:t>
              </w:r>
            </w:ins>
          </w:p>
        </w:tc>
        <w:tc>
          <w:tcPr>
            <w:tcW w:w="1296" w:type="dxa"/>
            <w:tcMar>
              <w:top w:w="60" w:type="dxa"/>
              <w:left w:w="90" w:type="dxa"/>
              <w:bottom w:w="60" w:type="dxa"/>
              <w:right w:w="90" w:type="dxa"/>
            </w:tcMar>
            <w:vAlign w:val="center"/>
            <w:tcPrChange w:id="555" w:author="Revision v4 to v5" w:date="2026-09-16T00:02:00Z">
              <w:tcPr>
                <w:tcW w:w="1300" w:type="dxa"/>
                <w:tcMar>
                  <w:top w:w="60" w:type="dxa"/>
                  <w:left w:w="90" w:type="dxa"/>
                  <w:bottom w:w="60" w:type="dxa"/>
                  <w:right w:w="90" w:type="dxa"/>
                </w:tcMar>
                <w:vAlign w:val="center"/>
              </w:tcPr>
            </w:tcPrChange>
          </w:tcPr>
          <w:p w14:paraId="19D7F797" w14:textId="2757C3C6" w:rsidR="00BE0011" w:rsidRDefault="004C25F4">
            <w:pPr>
              <w:spacing w:line="264" w:lineRule="auto"/>
              <w:jc w:val="center"/>
            </w:pPr>
            <w:r>
              <w:t>0.</w:t>
            </w:r>
            <w:del w:id="556" w:author="Revision v4 to v5" w:date="2026-09-16T00:02:00Z">
              <w:r w:rsidR="0002162A">
                <w:delText>9137</w:delText>
              </w:r>
            </w:del>
            <w:ins w:id="557" w:author="Revision v4 to v5" w:date="2026-09-16T00:02:00Z">
              <w:r>
                <w:t>471</w:t>
              </w:r>
            </w:ins>
          </w:p>
        </w:tc>
        <w:tc>
          <w:tcPr>
            <w:tcW w:w="1296" w:type="dxa"/>
            <w:gridSpan w:val="2"/>
            <w:tcMar>
              <w:top w:w="60" w:type="dxa"/>
              <w:left w:w="90" w:type="dxa"/>
              <w:bottom w:w="60" w:type="dxa"/>
              <w:right w:w="90" w:type="dxa"/>
            </w:tcMar>
            <w:vAlign w:val="center"/>
            <w:cellIns w:id="558" w:author="Revision v4 to v5" w:date="2026-09-16T00:02:00Z"/>
            <w:tcPrChange w:id="559" w:author="Revision v4 to v5" w:date="2026-09-16T00:02:00Z">
              <w:tcPr>
                <w:tcW w:w="1300" w:type="dxa"/>
                <w:gridSpan w:val="2"/>
                <w:tcMar>
                  <w:top w:w="60" w:type="dxa"/>
                  <w:left w:w="90" w:type="dxa"/>
                  <w:bottom w:w="60" w:type="dxa"/>
                  <w:right w:w="90" w:type="dxa"/>
                </w:tcMar>
                <w:vAlign w:val="center"/>
                <w:cellIns w:id="560" w:author="Revision v4 to v5" w:date="2026-09-16T00:02:00Z"/>
              </w:tcPr>
            </w:tcPrChange>
          </w:tcPr>
          <w:p w14:paraId="0D4226DD" w14:textId="77777777" w:rsidR="00BE0011" w:rsidRDefault="004C25F4">
            <w:pPr>
              <w:spacing w:line="264" w:lineRule="auto"/>
              <w:jc w:val="center"/>
            </w:pPr>
            <w:ins w:id="561" w:author="Revision v4 to v5" w:date="2026-09-16T00:02:00Z">
              <w:r>
                <w:t>0.323</w:t>
              </w:r>
            </w:ins>
          </w:p>
        </w:tc>
      </w:tr>
      <w:tr w:rsidR="00BE0011" w14:paraId="5FC08059" w14:textId="77777777">
        <w:trPr>
          <w:ins w:id="562" w:author="Revision v4 to v5" w:date="2026-09-16T00:02:00Z"/>
        </w:trPr>
        <w:tc>
          <w:tcPr>
            <w:tcW w:w="1296" w:type="dxa"/>
            <w:tcMar>
              <w:top w:w="60" w:type="dxa"/>
              <w:left w:w="90" w:type="dxa"/>
              <w:bottom w:w="60" w:type="dxa"/>
              <w:right w:w="90" w:type="dxa"/>
            </w:tcMar>
            <w:vAlign w:val="center"/>
          </w:tcPr>
          <w:p w14:paraId="5FCD3947" w14:textId="77777777" w:rsidR="00BE0011" w:rsidRDefault="004C25F4">
            <w:pPr>
              <w:spacing w:line="264" w:lineRule="auto"/>
              <w:rPr>
                <w:ins w:id="563" w:author="Revision v4 to v5" w:date="2026-09-16T00:02:00Z"/>
              </w:rPr>
            </w:pPr>
            <w:ins w:id="564" w:author="Revision v4 to v5" w:date="2026-09-16T00:02:00Z">
              <w:r>
                <w:t>3 (sub-standard)</w:t>
              </w:r>
            </w:ins>
          </w:p>
        </w:tc>
        <w:tc>
          <w:tcPr>
            <w:tcW w:w="1296" w:type="dxa"/>
            <w:tcMar>
              <w:top w:w="60" w:type="dxa"/>
              <w:left w:w="90" w:type="dxa"/>
              <w:bottom w:w="60" w:type="dxa"/>
              <w:right w:w="90" w:type="dxa"/>
            </w:tcMar>
            <w:vAlign w:val="center"/>
          </w:tcPr>
          <w:p w14:paraId="5F1B4FED" w14:textId="77777777" w:rsidR="00BE0011" w:rsidRDefault="004C25F4">
            <w:pPr>
              <w:spacing w:line="264" w:lineRule="auto"/>
              <w:jc w:val="center"/>
              <w:rPr>
                <w:ins w:id="565" w:author="Revision v4 to v5" w:date="2026-09-16T00:02:00Z"/>
              </w:rPr>
            </w:pPr>
            <w:ins w:id="566" w:author="Revision v4 to v5" w:date="2026-09-16T00:02:00Z">
              <w:r>
                <w:t>0.613</w:t>
              </w:r>
            </w:ins>
          </w:p>
        </w:tc>
        <w:tc>
          <w:tcPr>
            <w:tcW w:w="1296" w:type="dxa"/>
            <w:tcMar>
              <w:top w:w="60" w:type="dxa"/>
              <w:left w:w="90" w:type="dxa"/>
              <w:bottom w:w="60" w:type="dxa"/>
              <w:right w:w="90" w:type="dxa"/>
            </w:tcMar>
            <w:vAlign w:val="center"/>
          </w:tcPr>
          <w:p w14:paraId="35D62FF5" w14:textId="77777777" w:rsidR="00BE0011" w:rsidRDefault="004C25F4">
            <w:pPr>
              <w:spacing w:line="264" w:lineRule="auto"/>
              <w:jc w:val="center"/>
              <w:rPr>
                <w:ins w:id="567" w:author="Revision v4 to v5" w:date="2026-09-16T00:02:00Z"/>
              </w:rPr>
            </w:pPr>
            <w:ins w:id="568" w:author="Revision v4 to v5" w:date="2026-09-16T00:02:00Z">
              <w:r>
                <w:t>0.314</w:t>
              </w:r>
            </w:ins>
          </w:p>
        </w:tc>
        <w:tc>
          <w:tcPr>
            <w:tcW w:w="1296" w:type="dxa"/>
            <w:tcMar>
              <w:top w:w="60" w:type="dxa"/>
              <w:left w:w="90" w:type="dxa"/>
              <w:bottom w:w="60" w:type="dxa"/>
              <w:right w:w="90" w:type="dxa"/>
            </w:tcMar>
            <w:vAlign w:val="center"/>
          </w:tcPr>
          <w:p w14:paraId="74FAA351" w14:textId="77777777" w:rsidR="00BE0011" w:rsidRDefault="004C25F4">
            <w:pPr>
              <w:spacing w:line="264" w:lineRule="auto"/>
              <w:jc w:val="center"/>
              <w:rPr>
                <w:ins w:id="569" w:author="Revision v4 to v5" w:date="2026-09-16T00:02:00Z"/>
              </w:rPr>
            </w:pPr>
            <w:ins w:id="570" w:author="Revision v4 to v5" w:date="2026-09-16T00:02:00Z">
              <w:r>
                <w:t>0.415</w:t>
              </w:r>
            </w:ins>
          </w:p>
        </w:tc>
        <w:tc>
          <w:tcPr>
            <w:tcW w:w="1296" w:type="dxa"/>
            <w:tcMar>
              <w:top w:w="60" w:type="dxa"/>
              <w:left w:w="90" w:type="dxa"/>
              <w:bottom w:w="60" w:type="dxa"/>
              <w:right w:w="90" w:type="dxa"/>
            </w:tcMar>
            <w:vAlign w:val="center"/>
          </w:tcPr>
          <w:p w14:paraId="4E58480C" w14:textId="77777777" w:rsidR="00BE0011" w:rsidRDefault="004C25F4">
            <w:pPr>
              <w:spacing w:line="264" w:lineRule="auto"/>
              <w:jc w:val="center"/>
              <w:rPr>
                <w:ins w:id="571" w:author="Revision v4 to v5" w:date="2026-09-16T00:02:00Z"/>
              </w:rPr>
            </w:pPr>
            <w:ins w:id="572" w:author="Revision v4 to v5" w:date="2026-09-16T00:02:00Z">
              <w:r>
                <w:t>0.350</w:t>
              </w:r>
            </w:ins>
          </w:p>
        </w:tc>
        <w:tc>
          <w:tcPr>
            <w:tcW w:w="1296" w:type="dxa"/>
            <w:tcMar>
              <w:top w:w="60" w:type="dxa"/>
              <w:left w:w="90" w:type="dxa"/>
              <w:bottom w:w="60" w:type="dxa"/>
              <w:right w:w="90" w:type="dxa"/>
            </w:tcMar>
            <w:vAlign w:val="center"/>
          </w:tcPr>
          <w:p w14:paraId="2BD0C44F" w14:textId="77777777" w:rsidR="00BE0011" w:rsidRDefault="004C25F4">
            <w:pPr>
              <w:spacing w:line="264" w:lineRule="auto"/>
              <w:jc w:val="center"/>
              <w:rPr>
                <w:ins w:id="573" w:author="Revision v4 to v5" w:date="2026-09-16T00:02:00Z"/>
              </w:rPr>
            </w:pPr>
            <w:ins w:id="574" w:author="Revision v4 to v5" w:date="2026-09-16T00:02:00Z">
              <w:r>
                <w:t>0.413</w:t>
              </w:r>
            </w:ins>
          </w:p>
        </w:tc>
        <w:tc>
          <w:tcPr>
            <w:tcW w:w="1296" w:type="dxa"/>
            <w:gridSpan w:val="2"/>
            <w:tcMar>
              <w:top w:w="60" w:type="dxa"/>
              <w:left w:w="90" w:type="dxa"/>
              <w:bottom w:w="60" w:type="dxa"/>
              <w:right w:w="90" w:type="dxa"/>
            </w:tcMar>
            <w:vAlign w:val="center"/>
          </w:tcPr>
          <w:p w14:paraId="0307DD46" w14:textId="77777777" w:rsidR="00BE0011" w:rsidRDefault="004C25F4">
            <w:pPr>
              <w:spacing w:line="264" w:lineRule="auto"/>
              <w:jc w:val="center"/>
              <w:rPr>
                <w:ins w:id="575" w:author="Revision v4 to v5" w:date="2026-09-16T00:02:00Z"/>
              </w:rPr>
            </w:pPr>
            <w:ins w:id="576" w:author="Revision v4 to v5" w:date="2026-09-16T00:02:00Z">
              <w:r>
                <w:t>0.379</w:t>
              </w:r>
            </w:ins>
          </w:p>
        </w:tc>
      </w:tr>
      <w:tr w:rsidR="00BE0011" w14:paraId="607F5740" w14:textId="77777777">
        <w:trPr>
          <w:ins w:id="577" w:author="Revision v4 to v5" w:date="2026-09-16T00:02:00Z"/>
        </w:trPr>
        <w:tc>
          <w:tcPr>
            <w:tcW w:w="1296" w:type="dxa"/>
            <w:tcMar>
              <w:top w:w="60" w:type="dxa"/>
              <w:left w:w="90" w:type="dxa"/>
              <w:bottom w:w="60" w:type="dxa"/>
              <w:right w:w="90" w:type="dxa"/>
            </w:tcMar>
            <w:vAlign w:val="center"/>
          </w:tcPr>
          <w:p w14:paraId="7708BFD5" w14:textId="77777777" w:rsidR="00BE0011" w:rsidRDefault="004C25F4">
            <w:pPr>
              <w:spacing w:line="264" w:lineRule="auto"/>
              <w:rPr>
                <w:ins w:id="578" w:author="Revision v4 to v5" w:date="2026-09-16T00:02:00Z"/>
              </w:rPr>
            </w:pPr>
            <w:ins w:id="579" w:author="Revision v4 to v5" w:date="2026-09-16T00:02:00Z">
              <w:r>
                <w:t>4 (doubtful)</w:t>
              </w:r>
            </w:ins>
          </w:p>
        </w:tc>
        <w:tc>
          <w:tcPr>
            <w:tcW w:w="1296" w:type="dxa"/>
            <w:tcMar>
              <w:top w:w="60" w:type="dxa"/>
              <w:left w:w="90" w:type="dxa"/>
              <w:bottom w:w="60" w:type="dxa"/>
              <w:right w:w="90" w:type="dxa"/>
            </w:tcMar>
            <w:vAlign w:val="center"/>
          </w:tcPr>
          <w:p w14:paraId="25B435A2" w14:textId="77777777" w:rsidR="00BE0011" w:rsidRDefault="004C25F4">
            <w:pPr>
              <w:spacing w:line="264" w:lineRule="auto"/>
              <w:jc w:val="center"/>
              <w:rPr>
                <w:ins w:id="580" w:author="Revision v4 to v5" w:date="2026-09-16T00:02:00Z"/>
              </w:rPr>
            </w:pPr>
            <w:ins w:id="581" w:author="Revision v4 to v5" w:date="2026-09-16T00:02:00Z">
              <w:r>
                <w:t>0.652</w:t>
              </w:r>
            </w:ins>
          </w:p>
        </w:tc>
        <w:tc>
          <w:tcPr>
            <w:tcW w:w="1296" w:type="dxa"/>
            <w:tcMar>
              <w:top w:w="60" w:type="dxa"/>
              <w:left w:w="90" w:type="dxa"/>
              <w:bottom w:w="60" w:type="dxa"/>
              <w:right w:w="90" w:type="dxa"/>
            </w:tcMar>
            <w:vAlign w:val="center"/>
          </w:tcPr>
          <w:p w14:paraId="0D7A4705" w14:textId="77777777" w:rsidR="00BE0011" w:rsidRDefault="004C25F4">
            <w:pPr>
              <w:spacing w:line="264" w:lineRule="auto"/>
              <w:jc w:val="center"/>
              <w:rPr>
                <w:ins w:id="582" w:author="Revision v4 to v5" w:date="2026-09-16T00:02:00Z"/>
              </w:rPr>
            </w:pPr>
            <w:ins w:id="583" w:author="Revision v4 to v5" w:date="2026-09-16T00:02:00Z">
              <w:r>
                <w:t>0.465</w:t>
              </w:r>
            </w:ins>
          </w:p>
        </w:tc>
        <w:tc>
          <w:tcPr>
            <w:tcW w:w="1296" w:type="dxa"/>
            <w:tcMar>
              <w:top w:w="60" w:type="dxa"/>
              <w:left w:w="90" w:type="dxa"/>
              <w:bottom w:w="60" w:type="dxa"/>
              <w:right w:w="90" w:type="dxa"/>
            </w:tcMar>
            <w:vAlign w:val="center"/>
          </w:tcPr>
          <w:p w14:paraId="27034304" w14:textId="77777777" w:rsidR="00BE0011" w:rsidRDefault="004C25F4">
            <w:pPr>
              <w:spacing w:line="264" w:lineRule="auto"/>
              <w:jc w:val="center"/>
              <w:rPr>
                <w:ins w:id="584" w:author="Revision v4 to v5" w:date="2026-09-16T00:02:00Z"/>
              </w:rPr>
            </w:pPr>
            <w:ins w:id="585" w:author="Revision v4 to v5" w:date="2026-09-16T00:02:00Z">
              <w:r>
                <w:t>0.543</w:t>
              </w:r>
            </w:ins>
          </w:p>
        </w:tc>
        <w:tc>
          <w:tcPr>
            <w:tcW w:w="1296" w:type="dxa"/>
            <w:tcMar>
              <w:top w:w="60" w:type="dxa"/>
              <w:left w:w="90" w:type="dxa"/>
              <w:bottom w:w="60" w:type="dxa"/>
              <w:right w:w="90" w:type="dxa"/>
            </w:tcMar>
            <w:vAlign w:val="center"/>
          </w:tcPr>
          <w:p w14:paraId="432EACC5" w14:textId="77777777" w:rsidR="00BE0011" w:rsidRDefault="004C25F4">
            <w:pPr>
              <w:spacing w:line="264" w:lineRule="auto"/>
              <w:jc w:val="center"/>
              <w:rPr>
                <w:ins w:id="586" w:author="Revision v4 to v5" w:date="2026-09-16T00:02:00Z"/>
              </w:rPr>
            </w:pPr>
            <w:ins w:id="587" w:author="Revision v4 to v5" w:date="2026-09-16T00:02:00Z">
              <w:r>
                <w:t>0.411</w:t>
              </w:r>
            </w:ins>
          </w:p>
        </w:tc>
        <w:tc>
          <w:tcPr>
            <w:tcW w:w="1296" w:type="dxa"/>
            <w:tcMar>
              <w:top w:w="60" w:type="dxa"/>
              <w:left w:w="90" w:type="dxa"/>
              <w:bottom w:w="60" w:type="dxa"/>
              <w:right w:w="90" w:type="dxa"/>
            </w:tcMar>
            <w:vAlign w:val="center"/>
          </w:tcPr>
          <w:p w14:paraId="70A6E3DF" w14:textId="77777777" w:rsidR="00BE0011" w:rsidRDefault="004C25F4">
            <w:pPr>
              <w:spacing w:line="264" w:lineRule="auto"/>
              <w:jc w:val="center"/>
              <w:rPr>
                <w:ins w:id="588" w:author="Revision v4 to v5" w:date="2026-09-16T00:02:00Z"/>
              </w:rPr>
            </w:pPr>
            <w:ins w:id="589" w:author="Revision v4 to v5" w:date="2026-09-16T00:02:00Z">
              <w:r>
                <w:t>0.548</w:t>
              </w:r>
            </w:ins>
          </w:p>
        </w:tc>
        <w:tc>
          <w:tcPr>
            <w:tcW w:w="1296" w:type="dxa"/>
            <w:gridSpan w:val="2"/>
            <w:tcMar>
              <w:top w:w="60" w:type="dxa"/>
              <w:left w:w="90" w:type="dxa"/>
              <w:bottom w:w="60" w:type="dxa"/>
              <w:right w:w="90" w:type="dxa"/>
            </w:tcMar>
            <w:vAlign w:val="center"/>
          </w:tcPr>
          <w:p w14:paraId="4D80C7D7" w14:textId="77777777" w:rsidR="00BE0011" w:rsidRDefault="004C25F4">
            <w:pPr>
              <w:spacing w:line="264" w:lineRule="auto"/>
              <w:jc w:val="center"/>
              <w:rPr>
                <w:ins w:id="590" w:author="Revision v4 to v5" w:date="2026-09-16T00:02:00Z"/>
              </w:rPr>
            </w:pPr>
            <w:ins w:id="591" w:author="Revision v4 to v5" w:date="2026-09-16T00:02:00Z">
              <w:r>
                <w:t>0.470</w:t>
              </w:r>
            </w:ins>
          </w:p>
        </w:tc>
      </w:tr>
      <w:tr w:rsidR="00BE0011" w14:paraId="53AB03C4" w14:textId="77777777">
        <w:trPr>
          <w:ins w:id="592" w:author="Revision v4 to v5" w:date="2026-09-16T00:02:00Z"/>
        </w:trPr>
        <w:tc>
          <w:tcPr>
            <w:tcW w:w="1296" w:type="dxa"/>
            <w:tcMar>
              <w:top w:w="60" w:type="dxa"/>
              <w:left w:w="90" w:type="dxa"/>
              <w:bottom w:w="60" w:type="dxa"/>
              <w:right w:w="90" w:type="dxa"/>
            </w:tcMar>
            <w:vAlign w:val="center"/>
          </w:tcPr>
          <w:p w14:paraId="10430B6B" w14:textId="77777777" w:rsidR="00BE0011" w:rsidRDefault="004C25F4">
            <w:pPr>
              <w:spacing w:line="264" w:lineRule="auto"/>
              <w:rPr>
                <w:ins w:id="593" w:author="Revision v4 to v5" w:date="2026-09-16T00:02:00Z"/>
              </w:rPr>
            </w:pPr>
            <w:ins w:id="594" w:author="Revision v4 to v5" w:date="2026-09-16T00:02:00Z">
              <w:r>
                <w:t>5 (loss)</w:t>
              </w:r>
            </w:ins>
          </w:p>
        </w:tc>
        <w:tc>
          <w:tcPr>
            <w:tcW w:w="1296" w:type="dxa"/>
            <w:tcMar>
              <w:top w:w="60" w:type="dxa"/>
              <w:left w:w="90" w:type="dxa"/>
              <w:bottom w:w="60" w:type="dxa"/>
              <w:right w:w="90" w:type="dxa"/>
            </w:tcMar>
            <w:vAlign w:val="center"/>
          </w:tcPr>
          <w:p w14:paraId="7719C130" w14:textId="77777777" w:rsidR="00BE0011" w:rsidRDefault="004C25F4">
            <w:pPr>
              <w:spacing w:line="264" w:lineRule="auto"/>
              <w:jc w:val="center"/>
              <w:rPr>
                <w:ins w:id="595" w:author="Revision v4 to v5" w:date="2026-09-16T00:02:00Z"/>
              </w:rPr>
            </w:pPr>
            <w:ins w:id="596" w:author="Revision v4 to v5" w:date="2026-09-16T00:02:00Z">
              <w:r>
                <w:t>0.953</w:t>
              </w:r>
            </w:ins>
          </w:p>
        </w:tc>
        <w:tc>
          <w:tcPr>
            <w:tcW w:w="1296" w:type="dxa"/>
            <w:tcMar>
              <w:top w:w="60" w:type="dxa"/>
              <w:left w:w="90" w:type="dxa"/>
              <w:bottom w:w="60" w:type="dxa"/>
              <w:right w:w="90" w:type="dxa"/>
            </w:tcMar>
            <w:vAlign w:val="center"/>
          </w:tcPr>
          <w:p w14:paraId="32154CEB" w14:textId="77777777" w:rsidR="00BE0011" w:rsidRDefault="004C25F4">
            <w:pPr>
              <w:spacing w:line="264" w:lineRule="auto"/>
              <w:jc w:val="center"/>
              <w:rPr>
                <w:ins w:id="597" w:author="Revision v4 to v5" w:date="2026-09-16T00:02:00Z"/>
              </w:rPr>
            </w:pPr>
            <w:ins w:id="598" w:author="Revision v4 to v5" w:date="2026-09-16T00:02:00Z">
              <w:r>
                <w:t>0.909</w:t>
              </w:r>
            </w:ins>
          </w:p>
        </w:tc>
        <w:tc>
          <w:tcPr>
            <w:tcW w:w="1296" w:type="dxa"/>
            <w:tcMar>
              <w:top w:w="60" w:type="dxa"/>
              <w:left w:w="90" w:type="dxa"/>
              <w:bottom w:w="60" w:type="dxa"/>
              <w:right w:w="90" w:type="dxa"/>
            </w:tcMar>
            <w:vAlign w:val="center"/>
          </w:tcPr>
          <w:p w14:paraId="76349E39" w14:textId="77777777" w:rsidR="00BE0011" w:rsidRDefault="004C25F4">
            <w:pPr>
              <w:spacing w:line="264" w:lineRule="auto"/>
              <w:jc w:val="center"/>
              <w:rPr>
                <w:ins w:id="599" w:author="Revision v4 to v5" w:date="2026-09-16T00:02:00Z"/>
              </w:rPr>
            </w:pPr>
            <w:ins w:id="600" w:author="Revision v4 to v5" w:date="2026-09-16T00:02:00Z">
              <w:r>
                <w:t>0.931</w:t>
              </w:r>
            </w:ins>
          </w:p>
        </w:tc>
        <w:tc>
          <w:tcPr>
            <w:tcW w:w="1296" w:type="dxa"/>
            <w:tcMar>
              <w:top w:w="60" w:type="dxa"/>
              <w:left w:w="90" w:type="dxa"/>
              <w:bottom w:w="60" w:type="dxa"/>
              <w:right w:w="90" w:type="dxa"/>
            </w:tcMar>
            <w:vAlign w:val="center"/>
          </w:tcPr>
          <w:p w14:paraId="5BA6DC27" w14:textId="77777777" w:rsidR="00BE0011" w:rsidRDefault="004C25F4">
            <w:pPr>
              <w:spacing w:line="264" w:lineRule="auto"/>
              <w:jc w:val="center"/>
              <w:rPr>
                <w:ins w:id="601" w:author="Revision v4 to v5" w:date="2026-09-16T00:02:00Z"/>
              </w:rPr>
            </w:pPr>
            <w:ins w:id="602" w:author="Revision v4 to v5" w:date="2026-09-16T00:02:00Z">
              <w:r>
                <w:t>0.951</w:t>
              </w:r>
            </w:ins>
          </w:p>
        </w:tc>
        <w:tc>
          <w:tcPr>
            <w:tcW w:w="1296" w:type="dxa"/>
            <w:tcMar>
              <w:top w:w="60" w:type="dxa"/>
              <w:left w:w="90" w:type="dxa"/>
              <w:bottom w:w="60" w:type="dxa"/>
              <w:right w:w="90" w:type="dxa"/>
            </w:tcMar>
            <w:vAlign w:val="center"/>
          </w:tcPr>
          <w:p w14:paraId="2B58B04B" w14:textId="77777777" w:rsidR="00BE0011" w:rsidRDefault="004C25F4">
            <w:pPr>
              <w:spacing w:line="264" w:lineRule="auto"/>
              <w:jc w:val="center"/>
              <w:rPr>
                <w:ins w:id="603" w:author="Revision v4 to v5" w:date="2026-09-16T00:02:00Z"/>
              </w:rPr>
            </w:pPr>
            <w:ins w:id="604" w:author="Revision v4 to v5" w:date="2026-09-16T00:02:00Z">
              <w:r>
                <w:t>0.900</w:t>
              </w:r>
            </w:ins>
          </w:p>
        </w:tc>
        <w:tc>
          <w:tcPr>
            <w:tcW w:w="1296" w:type="dxa"/>
            <w:gridSpan w:val="2"/>
            <w:tcMar>
              <w:top w:w="60" w:type="dxa"/>
              <w:left w:w="90" w:type="dxa"/>
              <w:bottom w:w="60" w:type="dxa"/>
              <w:right w:w="90" w:type="dxa"/>
            </w:tcMar>
            <w:vAlign w:val="center"/>
          </w:tcPr>
          <w:p w14:paraId="046FE4D9" w14:textId="77777777" w:rsidR="00BE0011" w:rsidRDefault="004C25F4">
            <w:pPr>
              <w:spacing w:line="264" w:lineRule="auto"/>
              <w:jc w:val="center"/>
              <w:rPr>
                <w:ins w:id="605" w:author="Revision v4 to v5" w:date="2026-09-16T00:02:00Z"/>
              </w:rPr>
            </w:pPr>
            <w:ins w:id="606" w:author="Revision v4 to v5" w:date="2026-09-16T00:02:00Z">
              <w:r>
                <w:t>0.925</w:t>
              </w:r>
            </w:ins>
          </w:p>
        </w:tc>
      </w:tr>
      <w:tr w:rsidR="00BE0011" w14:paraId="6EA6D418" w14:textId="77777777">
        <w:trPr>
          <w:ins w:id="607" w:author="Revision v4 to v5" w:date="2026-09-16T00:02:00Z"/>
        </w:trPr>
        <w:tc>
          <w:tcPr>
            <w:tcW w:w="1296" w:type="dxa"/>
            <w:tcMar>
              <w:top w:w="60" w:type="dxa"/>
              <w:left w:w="90" w:type="dxa"/>
              <w:bottom w:w="60" w:type="dxa"/>
              <w:right w:w="90" w:type="dxa"/>
            </w:tcMar>
            <w:vAlign w:val="center"/>
          </w:tcPr>
          <w:p w14:paraId="62BC531D" w14:textId="77777777" w:rsidR="00BE0011" w:rsidRDefault="004C25F4">
            <w:pPr>
              <w:spacing w:line="264" w:lineRule="auto"/>
              <w:rPr>
                <w:ins w:id="608" w:author="Revision v4 to v5" w:date="2026-09-16T00:02:00Z"/>
              </w:rPr>
            </w:pPr>
            <w:ins w:id="609" w:author="Revision v4 to v5" w:date="2026-09-16T00:02:00Z">
              <w:r>
                <w:t>Macro avg</w:t>
              </w:r>
            </w:ins>
          </w:p>
        </w:tc>
        <w:tc>
          <w:tcPr>
            <w:tcW w:w="1296" w:type="dxa"/>
            <w:tcMar>
              <w:top w:w="60" w:type="dxa"/>
              <w:left w:w="90" w:type="dxa"/>
              <w:bottom w:w="60" w:type="dxa"/>
              <w:right w:w="90" w:type="dxa"/>
            </w:tcMar>
            <w:vAlign w:val="center"/>
          </w:tcPr>
          <w:p w14:paraId="6DCD625D" w14:textId="77777777" w:rsidR="00BE0011" w:rsidRDefault="004C25F4">
            <w:pPr>
              <w:spacing w:line="264" w:lineRule="auto"/>
              <w:jc w:val="center"/>
              <w:rPr>
                <w:ins w:id="610" w:author="Revision v4 to v5" w:date="2026-09-16T00:02:00Z"/>
              </w:rPr>
            </w:pPr>
            <w:ins w:id="611" w:author="Revision v4 to v5" w:date="2026-09-16T00:02:00Z">
              <w:r>
                <w:t>0.748</w:t>
              </w:r>
            </w:ins>
          </w:p>
        </w:tc>
        <w:tc>
          <w:tcPr>
            <w:tcW w:w="1296" w:type="dxa"/>
            <w:tcMar>
              <w:top w:w="60" w:type="dxa"/>
              <w:left w:w="90" w:type="dxa"/>
              <w:bottom w:w="60" w:type="dxa"/>
              <w:right w:w="90" w:type="dxa"/>
            </w:tcMar>
            <w:vAlign w:val="center"/>
          </w:tcPr>
          <w:p w14:paraId="7B437A06" w14:textId="77777777" w:rsidR="00BE0011" w:rsidRDefault="004C25F4">
            <w:pPr>
              <w:spacing w:line="264" w:lineRule="auto"/>
              <w:jc w:val="center"/>
              <w:rPr>
                <w:ins w:id="612" w:author="Revision v4 to v5" w:date="2026-09-16T00:02:00Z"/>
              </w:rPr>
            </w:pPr>
            <w:ins w:id="613" w:author="Revision v4 to v5" w:date="2026-09-16T00:02:00Z">
              <w:r>
                <w:t>0.572</w:t>
              </w:r>
            </w:ins>
          </w:p>
        </w:tc>
        <w:tc>
          <w:tcPr>
            <w:tcW w:w="1296" w:type="dxa"/>
            <w:tcMar>
              <w:top w:w="60" w:type="dxa"/>
              <w:left w:w="90" w:type="dxa"/>
              <w:bottom w:w="60" w:type="dxa"/>
              <w:right w:w="90" w:type="dxa"/>
            </w:tcMar>
            <w:vAlign w:val="center"/>
          </w:tcPr>
          <w:p w14:paraId="66AD3C47" w14:textId="77777777" w:rsidR="00BE0011" w:rsidRDefault="004C25F4">
            <w:pPr>
              <w:spacing w:line="264" w:lineRule="auto"/>
              <w:jc w:val="center"/>
              <w:rPr>
                <w:ins w:id="614" w:author="Revision v4 to v5" w:date="2026-09-16T00:02:00Z"/>
              </w:rPr>
            </w:pPr>
            <w:ins w:id="615" w:author="Revision v4 to v5" w:date="2026-09-16T00:02:00Z">
              <w:r>
                <w:t>0.625</w:t>
              </w:r>
            </w:ins>
          </w:p>
        </w:tc>
        <w:tc>
          <w:tcPr>
            <w:tcW w:w="1296" w:type="dxa"/>
            <w:tcMar>
              <w:top w:w="60" w:type="dxa"/>
              <w:left w:w="90" w:type="dxa"/>
              <w:bottom w:w="60" w:type="dxa"/>
              <w:right w:w="90" w:type="dxa"/>
            </w:tcMar>
            <w:vAlign w:val="center"/>
          </w:tcPr>
          <w:p w14:paraId="1EEE52A0" w14:textId="77777777" w:rsidR="00BE0011" w:rsidRDefault="004C25F4">
            <w:pPr>
              <w:spacing w:line="264" w:lineRule="auto"/>
              <w:jc w:val="center"/>
              <w:rPr>
                <w:ins w:id="616" w:author="Revision v4 to v5" w:date="2026-09-16T00:02:00Z"/>
              </w:rPr>
            </w:pPr>
            <w:ins w:id="617" w:author="Revision v4 to v5" w:date="2026-09-16T00:02:00Z">
              <w:r>
                <w:t>0.583</w:t>
              </w:r>
            </w:ins>
          </w:p>
        </w:tc>
        <w:tc>
          <w:tcPr>
            <w:tcW w:w="1296" w:type="dxa"/>
            <w:tcMar>
              <w:top w:w="60" w:type="dxa"/>
              <w:left w:w="90" w:type="dxa"/>
              <w:bottom w:w="60" w:type="dxa"/>
              <w:right w:w="90" w:type="dxa"/>
            </w:tcMar>
            <w:vAlign w:val="center"/>
          </w:tcPr>
          <w:p w14:paraId="37E48E01" w14:textId="77777777" w:rsidR="00BE0011" w:rsidRDefault="004C25F4">
            <w:pPr>
              <w:spacing w:line="264" w:lineRule="auto"/>
              <w:jc w:val="center"/>
              <w:rPr>
                <w:ins w:id="618" w:author="Revision v4 to v5" w:date="2026-09-16T00:02:00Z"/>
              </w:rPr>
            </w:pPr>
            <w:ins w:id="619" w:author="Revision v4 to v5" w:date="2026-09-16T00:02:00Z">
              <w:r>
                <w:t>0.645</w:t>
              </w:r>
            </w:ins>
          </w:p>
        </w:tc>
        <w:tc>
          <w:tcPr>
            <w:tcW w:w="1296" w:type="dxa"/>
            <w:gridSpan w:val="2"/>
            <w:tcMar>
              <w:top w:w="60" w:type="dxa"/>
              <w:left w:w="90" w:type="dxa"/>
              <w:bottom w:w="60" w:type="dxa"/>
              <w:right w:w="90" w:type="dxa"/>
            </w:tcMar>
            <w:vAlign w:val="center"/>
          </w:tcPr>
          <w:p w14:paraId="562899F3" w14:textId="77777777" w:rsidR="00BE0011" w:rsidRDefault="004C25F4">
            <w:pPr>
              <w:spacing w:line="264" w:lineRule="auto"/>
              <w:jc w:val="center"/>
              <w:rPr>
                <w:ins w:id="620" w:author="Revision v4 to v5" w:date="2026-09-16T00:02:00Z"/>
              </w:rPr>
            </w:pPr>
            <w:ins w:id="621" w:author="Revision v4 to v5" w:date="2026-09-16T00:02:00Z">
              <w:r>
                <w:t>0.604</w:t>
              </w:r>
            </w:ins>
          </w:p>
        </w:tc>
      </w:tr>
    </w:tbl>
    <w:p w14:paraId="6CFE3F3F" w14:textId="77777777" w:rsidR="00E148FD" w:rsidRDefault="0002162A">
      <w:pPr>
        <w:spacing w:after="200" w:line="360" w:lineRule="auto"/>
        <w:ind w:firstLine="400"/>
        <w:rPr>
          <w:del w:id="622" w:author="Revision v4 to v5" w:date="2026-09-16T00:02:00Z"/>
        </w:rPr>
      </w:pPr>
      <w:del w:id="623" w:author="Revision v4 to v5" w:date="2026-09-16T00:02:00Z">
        <w:r>
          <w:rPr>
            <w:sz w:val="24"/>
            <w:szCs w:val="24"/>
          </w:rPr>
          <w:delText xml:space="preserve">Turning </w:delText>
        </w:r>
        <w:r>
          <w:rPr>
            <w:sz w:val="24"/>
            <w:szCs w:val="24"/>
          </w:rPr>
          <w:delText>auto_class_weights off produces the best configuration-level hold-out estimate. This shows that algorithm and imbalance treatment must be selected jointly; repeated-CV comparison is reported in Section 4.4.</w:delText>
        </w:r>
      </w:del>
    </w:p>
    <w:p w14:paraId="3032FFB2" w14:textId="77777777" w:rsidR="00BE0011" w:rsidRDefault="004C25F4">
      <w:pPr>
        <w:spacing w:after="200" w:line="360" w:lineRule="auto"/>
        <w:ind w:firstLine="400"/>
        <w:rPr>
          <w:ins w:id="624" w:author="Revision v4 to v5" w:date="2026-09-16T00:02:00Z"/>
        </w:rPr>
      </w:pPr>
      <w:ins w:id="625" w:author="Revision v4 to v5" w:date="2026-09-16T00:02:00Z">
        <w:r>
          <w:rPr>
            <w:sz w:val="24"/>
            <w:szCs w:val="24"/>
          </w:rPr>
          <w:t>The two configurations reach similar Macro-F1 by opposite routes. Class weighting raises Group-2 Recall from 0.183 to 0.471 and Group-4 Recall from 0.465 to 0.548, while cutting Group-2 Precision from 0.603 to 0.245. Neither configuration is better in the abstract: the unweighted model suits a process in which a flag triggers costly manual review and false positives waste scarce analyst time, whereas the weighted model suits a process in which missing a deteriorating loan is the more expensive error. This is a policy choice for the bank's credit-risk committee, and it should be recorded as one. Reporting Macro-F1 alone would have concealed it entirely, which is the governance point developed in Section 4.6.</w:t>
        </w:r>
      </w:ins>
    </w:p>
    <w:p w14:paraId="2F882442" w14:textId="77777777" w:rsidR="00BE0011" w:rsidRDefault="004C25F4">
      <w:pPr>
        <w:pStyle w:val="2SEBLH3"/>
      </w:pPr>
      <w:r>
        <w:t>4.2 Feature efficiency (RQ2)</w:t>
      </w:r>
    </w:p>
    <w:p w14:paraId="14E3D497" w14:textId="77777777" w:rsidR="00BE0011" w:rsidRDefault="004C25F4">
      <w:pPr>
        <w:spacing w:after="200" w:line="360" w:lineRule="auto"/>
      </w:pPr>
      <w:r>
        <w:rPr>
          <w:sz w:val="24"/>
          <w:rPrChange w:id="626" w:author="Revision v4 to v5" w:date="2026-09-16T00:02:00Z">
            <w:rPr>
              <w:b/>
              <w:sz w:val="24"/>
            </w:rPr>
          </w:rPrChange>
        </w:rPr>
        <w:t xml:space="preserve">DAYS_TO_MATURITY ablation. </w:t>
      </w:r>
      <w:r>
        <w:rPr>
          <w:sz w:val="24"/>
          <w:szCs w:val="24"/>
        </w:rPr>
        <w:t>Table 6 refits the 11-feature main configuration with DAYS_TO_MATURITY removed (10 features), for both XGBoost and LightGBM</w:t>
      </w:r>
      <w:ins w:id="627" w:author="Revision v4 to v5" w:date="2026-09-16T00:02:00Z">
        <w:r>
          <w:rPr>
            <w:sz w:val="24"/>
            <w:szCs w:val="24"/>
          </w:rPr>
          <w:t xml:space="preserve"> and under both imbalance treatments, so that the ablation is not itself conditional on a treatment the model comparison rejects</w:t>
        </w:r>
      </w:ins>
      <w:r>
        <w:rPr>
          <w:sz w:val="24"/>
          <w:szCs w:val="24"/>
        </w:rPr>
        <w:t>.</w:t>
      </w:r>
    </w:p>
    <w:p w14:paraId="035F6BD1" w14:textId="77777777" w:rsidR="00BE0011" w:rsidRDefault="004C25F4">
      <w:pPr>
        <w:spacing w:before="160" w:after="120" w:line="276" w:lineRule="auto"/>
        <w:jc w:val="center"/>
      </w:pPr>
      <w:r>
        <w:rPr>
          <w:sz w:val="22"/>
          <w:rPrChange w:id="628" w:author="Revision v4 to v5" w:date="2026-09-16T00:02:00Z">
            <w:rPr>
              <w:b/>
              <w:sz w:val="22"/>
            </w:rPr>
          </w:rPrChange>
        </w:rPr>
        <w:t xml:space="preserve">Table 6. </w:t>
      </w:r>
      <w:r>
        <w:rPr>
          <w:sz w:val="22"/>
          <w:szCs w:val="22"/>
        </w:rPr>
        <w:t>Effect of removing DAYS_TO_MATURITY from the 11-feature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512"/>
        <w:gridCol w:w="1512"/>
        <w:gridCol w:w="1512"/>
        <w:gridCol w:w="1512"/>
        <w:gridCol w:w="1512"/>
        <w:tblGridChange w:id="629">
          <w:tblGrid>
            <w:gridCol w:w="560"/>
            <w:gridCol w:w="952"/>
            <w:gridCol w:w="560"/>
            <w:gridCol w:w="952"/>
            <w:gridCol w:w="798"/>
            <w:gridCol w:w="714"/>
            <w:gridCol w:w="1386"/>
            <w:gridCol w:w="126"/>
            <w:gridCol w:w="1512"/>
            <w:gridCol w:w="262"/>
            <w:gridCol w:w="1250"/>
          </w:tblGrid>
        </w:tblGridChange>
      </w:tblGrid>
      <w:tr w:rsidR="0002162A" w14:paraId="0AB69ACD" w14:textId="77777777">
        <w:trPr>
          <w:tblHeader/>
        </w:trPr>
        <w:tc>
          <w:tcPr>
            <w:tcW w:w="1512" w:type="dxa"/>
            <w:shd w:val="clear" w:color="auto" w:fill="D9D9D9"/>
            <w:tcMar>
              <w:top w:w="60" w:type="dxa"/>
              <w:left w:w="90" w:type="dxa"/>
              <w:bottom w:w="60" w:type="dxa"/>
              <w:right w:w="90" w:type="dxa"/>
            </w:tcMar>
            <w:vAlign w:val="center"/>
          </w:tcPr>
          <w:p w14:paraId="7EB7E4EC" w14:textId="77777777" w:rsidR="00BE0011" w:rsidRDefault="004C25F4">
            <w:pPr>
              <w:spacing w:line="264" w:lineRule="auto"/>
            </w:pPr>
            <w:r>
              <w:rPr>
                <w:rPrChange w:id="630" w:author="Revision v4 to v5" w:date="2026-09-16T00:02:00Z">
                  <w:rPr>
                    <w:b/>
                  </w:rPr>
                </w:rPrChange>
              </w:rPr>
              <w:t>Model</w:t>
            </w:r>
          </w:p>
        </w:tc>
        <w:tc>
          <w:tcPr>
            <w:tcW w:w="1512" w:type="dxa"/>
            <w:shd w:val="clear" w:color="auto" w:fill="D9D9D9"/>
            <w:tcMar>
              <w:top w:w="60" w:type="dxa"/>
              <w:left w:w="90" w:type="dxa"/>
              <w:bottom w:w="60" w:type="dxa"/>
              <w:right w:w="90" w:type="dxa"/>
            </w:tcMar>
            <w:vAlign w:val="center"/>
            <w:cellIns w:id="631" w:author="Revision v4 to v5" w:date="2026-09-16T00:02:00Z"/>
          </w:tcPr>
          <w:p w14:paraId="6FD6342F" w14:textId="77777777" w:rsidR="00BE0011" w:rsidRDefault="004C25F4">
            <w:pPr>
              <w:spacing w:line="264" w:lineRule="auto"/>
              <w:jc w:val="center"/>
            </w:pPr>
            <w:ins w:id="632" w:author="Revision v4 to v5" w:date="2026-09-16T00:02:00Z">
              <w:r>
                <w:t>Treatment</w:t>
              </w:r>
            </w:ins>
          </w:p>
        </w:tc>
        <w:tc>
          <w:tcPr>
            <w:tcW w:w="1512" w:type="dxa"/>
            <w:shd w:val="clear" w:color="auto" w:fill="D9D9D9"/>
            <w:tcMar>
              <w:top w:w="60" w:type="dxa"/>
              <w:left w:w="90" w:type="dxa"/>
              <w:bottom w:w="60" w:type="dxa"/>
              <w:right w:w="90" w:type="dxa"/>
            </w:tcMar>
            <w:vAlign w:val="center"/>
          </w:tcPr>
          <w:p w14:paraId="079CD20F" w14:textId="77777777" w:rsidR="00BE0011" w:rsidRDefault="004C25F4">
            <w:pPr>
              <w:spacing w:line="264" w:lineRule="auto"/>
              <w:jc w:val="center"/>
            </w:pPr>
            <w:ins w:id="633" w:author="Revision v4 to v5" w:date="2026-09-16T00:02:00Z">
              <w:r>
                <w:t>Macro-</w:t>
              </w:r>
            </w:ins>
            <w:r>
              <w:rPr>
                <w:rPrChange w:id="634" w:author="Revision v4 to v5" w:date="2026-09-16T00:02:00Z">
                  <w:rPr>
                    <w:b/>
                  </w:rPr>
                </w:rPrChange>
              </w:rPr>
              <w:t>F1 (11 feat.)</w:t>
            </w:r>
          </w:p>
        </w:tc>
        <w:tc>
          <w:tcPr>
            <w:tcW w:w="1512" w:type="dxa"/>
            <w:shd w:val="clear" w:color="auto" w:fill="D9D9D9"/>
            <w:tcMar>
              <w:top w:w="60" w:type="dxa"/>
              <w:left w:w="90" w:type="dxa"/>
              <w:bottom w:w="60" w:type="dxa"/>
              <w:right w:w="90" w:type="dxa"/>
            </w:tcMar>
            <w:vAlign w:val="center"/>
          </w:tcPr>
          <w:p w14:paraId="26333AFB" w14:textId="77777777" w:rsidR="00BE0011" w:rsidRDefault="004C25F4">
            <w:pPr>
              <w:spacing w:line="264" w:lineRule="auto"/>
              <w:jc w:val="center"/>
            </w:pPr>
            <w:ins w:id="635" w:author="Revision v4 to v5" w:date="2026-09-16T00:02:00Z">
              <w:r>
                <w:t>Macro-</w:t>
              </w:r>
            </w:ins>
            <w:r>
              <w:rPr>
                <w:rPrChange w:id="636" w:author="Revision v4 to v5" w:date="2026-09-16T00:02:00Z">
                  <w:rPr>
                    <w:b/>
                  </w:rPr>
                </w:rPrChange>
              </w:rPr>
              <w:t>F1 (10 feat., no DTM)</w:t>
            </w:r>
          </w:p>
        </w:tc>
        <w:tc>
          <w:tcPr>
            <w:tcW w:w="1512" w:type="dxa"/>
            <w:shd w:val="clear" w:color="auto" w:fill="D9D9D9"/>
            <w:tcMar>
              <w:top w:w="60" w:type="dxa"/>
              <w:left w:w="90" w:type="dxa"/>
              <w:bottom w:w="60" w:type="dxa"/>
              <w:right w:w="90" w:type="dxa"/>
            </w:tcMar>
            <w:vAlign w:val="center"/>
          </w:tcPr>
          <w:p w14:paraId="166A6523" w14:textId="77777777" w:rsidR="00BE0011" w:rsidRDefault="004C25F4">
            <w:pPr>
              <w:spacing w:line="264" w:lineRule="auto"/>
              <w:jc w:val="center"/>
            </w:pPr>
            <w:r>
              <w:rPr>
                <w:rPrChange w:id="637" w:author="Revision v4 to v5" w:date="2026-09-16T00:02:00Z">
                  <w:rPr>
                    <w:b/>
                  </w:rPr>
                </w:rPrChange>
              </w:rPr>
              <w:t>Change</w:t>
            </w:r>
          </w:p>
        </w:tc>
        <w:tc>
          <w:tcPr>
            <w:tcW w:w="1512" w:type="dxa"/>
            <w:shd w:val="clear" w:color="auto" w:fill="D9D9D9"/>
            <w:tcMar>
              <w:top w:w="60" w:type="dxa"/>
              <w:left w:w="90" w:type="dxa"/>
              <w:bottom w:w="60" w:type="dxa"/>
              <w:right w:w="90" w:type="dxa"/>
            </w:tcMar>
            <w:vAlign w:val="center"/>
          </w:tcPr>
          <w:p w14:paraId="11238E3D" w14:textId="77777777" w:rsidR="00BE0011" w:rsidRDefault="004C25F4">
            <w:pPr>
              <w:spacing w:line="264" w:lineRule="auto"/>
              <w:jc w:val="center"/>
            </w:pPr>
            <w:ins w:id="638" w:author="Revision v4 to v5" w:date="2026-09-16T00:02:00Z">
              <w:r>
                <w:t>ROC-</w:t>
              </w:r>
            </w:ins>
            <w:r>
              <w:rPr>
                <w:rPrChange w:id="639" w:author="Revision v4 to v5" w:date="2026-09-16T00:02:00Z">
                  <w:rPr>
                    <w:b/>
                  </w:rPr>
                </w:rPrChange>
              </w:rPr>
              <w:t>AUC (10 feat.)</w:t>
            </w:r>
          </w:p>
        </w:tc>
      </w:tr>
      <w:tr w:rsidR="00BE0011" w14:paraId="17A1B6BC"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64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641" w:author="Revision v4 to v5" w:date="2026-09-16T00:02:00Z">
              <w:tcPr>
                <w:tcW w:w="2072" w:type="dxa"/>
                <w:tcMar>
                  <w:top w:w="60" w:type="dxa"/>
                  <w:left w:w="90" w:type="dxa"/>
                  <w:bottom w:w="60" w:type="dxa"/>
                  <w:right w:w="90" w:type="dxa"/>
                </w:tcMar>
                <w:vAlign w:val="center"/>
              </w:tcPr>
            </w:tcPrChange>
          </w:tcPr>
          <w:p w14:paraId="1A5D6EF6" w14:textId="77777777" w:rsidR="00BE0011" w:rsidRDefault="004C25F4">
            <w:pPr>
              <w:spacing w:line="264" w:lineRule="auto"/>
            </w:pPr>
            <w:r>
              <w:t>XGBoost</w:t>
            </w:r>
          </w:p>
        </w:tc>
        <w:tc>
          <w:tcPr>
            <w:tcW w:w="1512" w:type="dxa"/>
            <w:tcMar>
              <w:top w:w="60" w:type="dxa"/>
              <w:left w:w="90" w:type="dxa"/>
              <w:bottom w:w="60" w:type="dxa"/>
              <w:right w:w="90" w:type="dxa"/>
            </w:tcMar>
            <w:vAlign w:val="center"/>
            <w:cellIns w:id="642" w:author="Revision v4 to v5" w:date="2026-09-16T00:02:00Z"/>
            <w:tcPrChange w:id="643" w:author="Revision v4 to v5" w:date="2026-09-16T00:02:00Z">
              <w:tcPr>
                <w:tcW w:w="2072" w:type="dxa"/>
                <w:gridSpan w:val="2"/>
                <w:tcMar>
                  <w:top w:w="60" w:type="dxa"/>
                  <w:left w:w="90" w:type="dxa"/>
                  <w:bottom w:w="60" w:type="dxa"/>
                  <w:right w:w="90" w:type="dxa"/>
                </w:tcMar>
                <w:vAlign w:val="center"/>
                <w:cellIns w:id="644" w:author="Revision v4 to v5" w:date="2026-09-16T00:02:00Z"/>
              </w:tcPr>
            </w:tcPrChange>
          </w:tcPr>
          <w:p w14:paraId="0D768798" w14:textId="77777777" w:rsidR="00BE0011" w:rsidRDefault="004C25F4">
            <w:pPr>
              <w:spacing w:line="264" w:lineRule="auto"/>
              <w:jc w:val="center"/>
            </w:pPr>
            <w:ins w:id="645" w:author="Revision v4 to v5" w:date="2026-09-16T00:02:00Z">
              <w:r>
                <w:t>No weighting</w:t>
              </w:r>
            </w:ins>
          </w:p>
        </w:tc>
        <w:tc>
          <w:tcPr>
            <w:tcW w:w="1512" w:type="dxa"/>
            <w:tcMar>
              <w:top w:w="60" w:type="dxa"/>
              <w:left w:w="90" w:type="dxa"/>
              <w:bottom w:w="60" w:type="dxa"/>
              <w:right w:w="90" w:type="dxa"/>
            </w:tcMar>
            <w:vAlign w:val="center"/>
            <w:tcPrChange w:id="646" w:author="Revision v4 to v5" w:date="2026-09-16T00:02:00Z">
              <w:tcPr>
                <w:tcW w:w="1750" w:type="dxa"/>
                <w:gridSpan w:val="2"/>
                <w:tcMar>
                  <w:top w:w="60" w:type="dxa"/>
                  <w:left w:w="90" w:type="dxa"/>
                  <w:bottom w:w="60" w:type="dxa"/>
                  <w:right w:w="90" w:type="dxa"/>
                </w:tcMar>
                <w:vAlign w:val="center"/>
              </w:tcPr>
            </w:tcPrChange>
          </w:tcPr>
          <w:p w14:paraId="173C9CDA" w14:textId="70CD3631" w:rsidR="00BE0011" w:rsidRDefault="004C25F4">
            <w:pPr>
              <w:spacing w:line="264" w:lineRule="auto"/>
              <w:jc w:val="center"/>
            </w:pPr>
            <w:r>
              <w:t>0.</w:t>
            </w:r>
            <w:del w:id="647" w:author="Revision v4 to v5" w:date="2026-09-16T00:02:00Z">
              <w:r w:rsidR="0002162A">
                <w:delText>5645</w:delText>
              </w:r>
            </w:del>
            <w:ins w:id="648" w:author="Revision v4 to v5" w:date="2026-09-16T00:02:00Z">
              <w:r>
                <w:t>6197</w:t>
              </w:r>
            </w:ins>
          </w:p>
        </w:tc>
        <w:tc>
          <w:tcPr>
            <w:tcW w:w="1512" w:type="dxa"/>
            <w:tcMar>
              <w:top w:w="60" w:type="dxa"/>
              <w:left w:w="90" w:type="dxa"/>
              <w:bottom w:w="60" w:type="dxa"/>
              <w:right w:w="90" w:type="dxa"/>
            </w:tcMar>
            <w:vAlign w:val="center"/>
            <w:tcPrChange w:id="649" w:author="Revision v4 to v5" w:date="2026-09-16T00:02:00Z">
              <w:tcPr>
                <w:tcW w:w="2100" w:type="dxa"/>
                <w:gridSpan w:val="2"/>
                <w:tcMar>
                  <w:top w:w="60" w:type="dxa"/>
                  <w:left w:w="90" w:type="dxa"/>
                  <w:bottom w:w="60" w:type="dxa"/>
                  <w:right w:w="90" w:type="dxa"/>
                </w:tcMar>
                <w:vAlign w:val="center"/>
              </w:tcPr>
            </w:tcPrChange>
          </w:tcPr>
          <w:p w14:paraId="0B5A0761" w14:textId="0BA4DBA2" w:rsidR="00BE0011" w:rsidRDefault="004C25F4">
            <w:pPr>
              <w:spacing w:line="264" w:lineRule="auto"/>
              <w:jc w:val="center"/>
            </w:pPr>
            <w:r>
              <w:t>0.</w:t>
            </w:r>
            <w:del w:id="650" w:author="Revision v4 to v5" w:date="2026-09-16T00:02:00Z">
              <w:r w:rsidR="0002162A">
                <w:delText>4955</w:delText>
              </w:r>
            </w:del>
            <w:ins w:id="651" w:author="Revision v4 to v5" w:date="2026-09-16T00:02:00Z">
              <w:r>
                <w:t>4776</w:t>
              </w:r>
            </w:ins>
          </w:p>
        </w:tc>
        <w:tc>
          <w:tcPr>
            <w:tcW w:w="1512" w:type="dxa"/>
            <w:tcMar>
              <w:top w:w="60" w:type="dxa"/>
              <w:left w:w="90" w:type="dxa"/>
              <w:bottom w:w="60" w:type="dxa"/>
              <w:right w:w="90" w:type="dxa"/>
            </w:tcMar>
            <w:vAlign w:val="center"/>
            <w:tcPrChange w:id="652" w:author="Revision v4 to v5" w:date="2026-09-16T00:02:00Z">
              <w:tcPr>
                <w:tcW w:w="1900" w:type="dxa"/>
                <w:gridSpan w:val="3"/>
                <w:tcMar>
                  <w:top w:w="60" w:type="dxa"/>
                  <w:left w:w="90" w:type="dxa"/>
                  <w:bottom w:w="60" w:type="dxa"/>
                  <w:right w:w="90" w:type="dxa"/>
                </w:tcMar>
                <w:vAlign w:val="center"/>
              </w:tcPr>
            </w:tcPrChange>
          </w:tcPr>
          <w:p w14:paraId="17D9BFD9" w14:textId="4E8A83A2" w:rsidR="00BE0011" w:rsidRDefault="004C25F4">
            <w:pPr>
              <w:spacing w:line="264" w:lineRule="auto"/>
              <w:jc w:val="center"/>
            </w:pPr>
            <w:r>
              <w:t>−0.</w:t>
            </w:r>
            <w:del w:id="653" w:author="Revision v4 to v5" w:date="2026-09-16T00:02:00Z">
              <w:r w:rsidR="0002162A">
                <w:delText>0689 (−12.2</w:delText>
              </w:r>
            </w:del>
            <w:ins w:id="654" w:author="Revision v4 to v5" w:date="2026-09-16T00:02:00Z">
              <w:r>
                <w:t>1421 (−22.9</w:t>
              </w:r>
            </w:ins>
            <w:r>
              <w:t>%)</w:t>
            </w:r>
          </w:p>
        </w:tc>
        <w:tc>
          <w:tcPr>
            <w:tcW w:w="1512" w:type="dxa"/>
            <w:tcMar>
              <w:top w:w="60" w:type="dxa"/>
              <w:left w:w="90" w:type="dxa"/>
              <w:bottom w:w="60" w:type="dxa"/>
              <w:right w:w="90" w:type="dxa"/>
            </w:tcMar>
            <w:vAlign w:val="center"/>
            <w:tcPrChange w:id="655" w:author="Revision v4 to v5" w:date="2026-09-16T00:02:00Z">
              <w:tcPr>
                <w:tcW w:w="1250" w:type="dxa"/>
                <w:tcMar>
                  <w:top w:w="60" w:type="dxa"/>
                  <w:left w:w="90" w:type="dxa"/>
                  <w:bottom w:w="60" w:type="dxa"/>
                  <w:right w:w="90" w:type="dxa"/>
                </w:tcMar>
                <w:vAlign w:val="center"/>
              </w:tcPr>
            </w:tcPrChange>
          </w:tcPr>
          <w:p w14:paraId="1C1474D5" w14:textId="32E8B704" w:rsidR="00BE0011" w:rsidRDefault="004C25F4">
            <w:pPr>
              <w:spacing w:line="264" w:lineRule="auto"/>
              <w:jc w:val="center"/>
            </w:pPr>
            <w:r>
              <w:t>0.</w:t>
            </w:r>
            <w:del w:id="656" w:author="Revision v4 to v5" w:date="2026-09-16T00:02:00Z">
              <w:r w:rsidR="0002162A">
                <w:delText>8613</w:delText>
              </w:r>
            </w:del>
            <w:ins w:id="657" w:author="Revision v4 to v5" w:date="2026-09-16T00:02:00Z">
              <w:r>
                <w:t>8892</w:t>
              </w:r>
            </w:ins>
          </w:p>
        </w:tc>
      </w:tr>
      <w:tr w:rsidR="00BE0011" w14:paraId="07D35179" w14:textId="77777777">
        <w:trPr>
          <w:ins w:id="658" w:author="Revision v4 to v5" w:date="2026-09-16T00:02:00Z"/>
        </w:trPr>
        <w:tc>
          <w:tcPr>
            <w:tcW w:w="1512" w:type="dxa"/>
            <w:tcMar>
              <w:top w:w="60" w:type="dxa"/>
              <w:left w:w="90" w:type="dxa"/>
              <w:bottom w:w="60" w:type="dxa"/>
              <w:right w:w="90" w:type="dxa"/>
            </w:tcMar>
            <w:vAlign w:val="center"/>
          </w:tcPr>
          <w:p w14:paraId="57D2CB78" w14:textId="77777777" w:rsidR="00BE0011" w:rsidRDefault="004C25F4">
            <w:pPr>
              <w:spacing w:line="264" w:lineRule="auto"/>
              <w:rPr>
                <w:ins w:id="659" w:author="Revision v4 to v5" w:date="2026-09-16T00:02:00Z"/>
              </w:rPr>
            </w:pPr>
            <w:ins w:id="660" w:author="Revision v4 to v5" w:date="2026-09-16T00:02:00Z">
              <w:r>
                <w:t>XGBoost</w:t>
              </w:r>
            </w:ins>
          </w:p>
        </w:tc>
        <w:tc>
          <w:tcPr>
            <w:tcW w:w="1512" w:type="dxa"/>
            <w:tcMar>
              <w:top w:w="60" w:type="dxa"/>
              <w:left w:w="90" w:type="dxa"/>
              <w:bottom w:w="60" w:type="dxa"/>
              <w:right w:w="90" w:type="dxa"/>
            </w:tcMar>
            <w:vAlign w:val="center"/>
          </w:tcPr>
          <w:p w14:paraId="4CD4AE5C" w14:textId="77777777" w:rsidR="00BE0011" w:rsidRDefault="004C25F4">
            <w:pPr>
              <w:spacing w:line="264" w:lineRule="auto"/>
              <w:jc w:val="center"/>
              <w:rPr>
                <w:ins w:id="661" w:author="Revision v4 to v5" w:date="2026-09-16T00:02:00Z"/>
              </w:rPr>
            </w:pPr>
            <w:ins w:id="662" w:author="Revision v4 to v5" w:date="2026-09-16T00:02:00Z">
              <w:r>
                <w:t>Class weighting</w:t>
              </w:r>
            </w:ins>
          </w:p>
        </w:tc>
        <w:tc>
          <w:tcPr>
            <w:tcW w:w="1512" w:type="dxa"/>
            <w:tcMar>
              <w:top w:w="60" w:type="dxa"/>
              <w:left w:w="90" w:type="dxa"/>
              <w:bottom w:w="60" w:type="dxa"/>
              <w:right w:w="90" w:type="dxa"/>
            </w:tcMar>
            <w:vAlign w:val="center"/>
          </w:tcPr>
          <w:p w14:paraId="1631CB41" w14:textId="77777777" w:rsidR="00BE0011" w:rsidRDefault="004C25F4">
            <w:pPr>
              <w:spacing w:line="264" w:lineRule="auto"/>
              <w:jc w:val="center"/>
              <w:rPr>
                <w:ins w:id="663" w:author="Revision v4 to v5" w:date="2026-09-16T00:02:00Z"/>
              </w:rPr>
            </w:pPr>
            <w:ins w:id="664" w:author="Revision v4 to v5" w:date="2026-09-16T00:02:00Z">
              <w:r>
                <w:t>0.5966</w:t>
              </w:r>
            </w:ins>
          </w:p>
        </w:tc>
        <w:tc>
          <w:tcPr>
            <w:tcW w:w="1512" w:type="dxa"/>
            <w:tcMar>
              <w:top w:w="60" w:type="dxa"/>
              <w:left w:w="90" w:type="dxa"/>
              <w:bottom w:w="60" w:type="dxa"/>
              <w:right w:w="90" w:type="dxa"/>
            </w:tcMar>
            <w:vAlign w:val="center"/>
          </w:tcPr>
          <w:p w14:paraId="0F4F2933" w14:textId="77777777" w:rsidR="00BE0011" w:rsidRDefault="004C25F4">
            <w:pPr>
              <w:spacing w:line="264" w:lineRule="auto"/>
              <w:jc w:val="center"/>
              <w:rPr>
                <w:ins w:id="665" w:author="Revision v4 to v5" w:date="2026-09-16T00:02:00Z"/>
              </w:rPr>
            </w:pPr>
            <w:ins w:id="666" w:author="Revision v4 to v5" w:date="2026-09-16T00:02:00Z">
              <w:r>
                <w:t>0.4995</w:t>
              </w:r>
            </w:ins>
          </w:p>
        </w:tc>
        <w:tc>
          <w:tcPr>
            <w:tcW w:w="1512" w:type="dxa"/>
            <w:tcMar>
              <w:top w:w="60" w:type="dxa"/>
              <w:left w:w="90" w:type="dxa"/>
              <w:bottom w:w="60" w:type="dxa"/>
              <w:right w:w="90" w:type="dxa"/>
            </w:tcMar>
            <w:vAlign w:val="center"/>
          </w:tcPr>
          <w:p w14:paraId="6AEC3FEC" w14:textId="77777777" w:rsidR="00BE0011" w:rsidRDefault="004C25F4">
            <w:pPr>
              <w:spacing w:line="264" w:lineRule="auto"/>
              <w:jc w:val="center"/>
              <w:rPr>
                <w:ins w:id="667" w:author="Revision v4 to v5" w:date="2026-09-16T00:02:00Z"/>
              </w:rPr>
            </w:pPr>
            <w:ins w:id="668" w:author="Revision v4 to v5" w:date="2026-09-16T00:02:00Z">
              <w:r>
                <w:t>−0.0971 (−16.3%)</w:t>
              </w:r>
            </w:ins>
          </w:p>
        </w:tc>
        <w:tc>
          <w:tcPr>
            <w:tcW w:w="1512" w:type="dxa"/>
            <w:tcMar>
              <w:top w:w="60" w:type="dxa"/>
              <w:left w:w="90" w:type="dxa"/>
              <w:bottom w:w="60" w:type="dxa"/>
              <w:right w:w="90" w:type="dxa"/>
            </w:tcMar>
            <w:vAlign w:val="center"/>
          </w:tcPr>
          <w:p w14:paraId="045D3BFF" w14:textId="77777777" w:rsidR="00BE0011" w:rsidRDefault="004C25F4">
            <w:pPr>
              <w:spacing w:line="264" w:lineRule="auto"/>
              <w:jc w:val="center"/>
              <w:rPr>
                <w:ins w:id="669" w:author="Revision v4 to v5" w:date="2026-09-16T00:02:00Z"/>
              </w:rPr>
            </w:pPr>
            <w:ins w:id="670" w:author="Revision v4 to v5" w:date="2026-09-16T00:02:00Z">
              <w:r>
                <w:t>0.8693</w:t>
              </w:r>
            </w:ins>
          </w:p>
        </w:tc>
      </w:tr>
      <w:tr w:rsidR="00BE0011" w14:paraId="020789A2"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67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512" w:type="dxa"/>
            <w:tcMar>
              <w:top w:w="60" w:type="dxa"/>
              <w:left w:w="90" w:type="dxa"/>
              <w:bottom w:w="60" w:type="dxa"/>
              <w:right w:w="90" w:type="dxa"/>
            </w:tcMar>
            <w:vAlign w:val="center"/>
            <w:tcPrChange w:id="672" w:author="Revision v4 to v5" w:date="2026-09-16T00:02:00Z">
              <w:tcPr>
                <w:tcW w:w="2072" w:type="dxa"/>
                <w:tcMar>
                  <w:top w:w="60" w:type="dxa"/>
                  <w:left w:w="90" w:type="dxa"/>
                  <w:bottom w:w="60" w:type="dxa"/>
                  <w:right w:w="90" w:type="dxa"/>
                </w:tcMar>
                <w:vAlign w:val="center"/>
              </w:tcPr>
            </w:tcPrChange>
          </w:tcPr>
          <w:p w14:paraId="50E94C66" w14:textId="77777777" w:rsidR="00BE0011" w:rsidRDefault="004C25F4">
            <w:pPr>
              <w:spacing w:line="264" w:lineRule="auto"/>
            </w:pPr>
            <w:r>
              <w:t>LightGBM</w:t>
            </w:r>
          </w:p>
        </w:tc>
        <w:tc>
          <w:tcPr>
            <w:tcW w:w="1512" w:type="dxa"/>
            <w:tcMar>
              <w:top w:w="60" w:type="dxa"/>
              <w:left w:w="90" w:type="dxa"/>
              <w:bottom w:w="60" w:type="dxa"/>
              <w:right w:w="90" w:type="dxa"/>
            </w:tcMar>
            <w:vAlign w:val="center"/>
            <w:cellIns w:id="673" w:author="Revision v4 to v5" w:date="2026-09-16T00:02:00Z"/>
            <w:tcPrChange w:id="674" w:author="Revision v4 to v5" w:date="2026-09-16T00:02:00Z">
              <w:tcPr>
                <w:tcW w:w="2072" w:type="dxa"/>
                <w:gridSpan w:val="2"/>
                <w:tcMar>
                  <w:top w:w="60" w:type="dxa"/>
                  <w:left w:w="90" w:type="dxa"/>
                  <w:bottom w:w="60" w:type="dxa"/>
                  <w:right w:w="90" w:type="dxa"/>
                </w:tcMar>
                <w:vAlign w:val="center"/>
                <w:cellIns w:id="675" w:author="Revision v4 to v5" w:date="2026-09-16T00:02:00Z"/>
              </w:tcPr>
            </w:tcPrChange>
          </w:tcPr>
          <w:p w14:paraId="2124BCCC" w14:textId="77777777" w:rsidR="00BE0011" w:rsidRDefault="004C25F4">
            <w:pPr>
              <w:spacing w:line="264" w:lineRule="auto"/>
              <w:jc w:val="center"/>
            </w:pPr>
            <w:ins w:id="676" w:author="Revision v4 to v5" w:date="2026-09-16T00:02:00Z">
              <w:r>
                <w:t>No weighting</w:t>
              </w:r>
            </w:ins>
          </w:p>
        </w:tc>
        <w:tc>
          <w:tcPr>
            <w:tcW w:w="1512" w:type="dxa"/>
            <w:tcMar>
              <w:top w:w="60" w:type="dxa"/>
              <w:left w:w="90" w:type="dxa"/>
              <w:bottom w:w="60" w:type="dxa"/>
              <w:right w:w="90" w:type="dxa"/>
            </w:tcMar>
            <w:vAlign w:val="center"/>
            <w:tcPrChange w:id="677" w:author="Revision v4 to v5" w:date="2026-09-16T00:02:00Z">
              <w:tcPr>
                <w:tcW w:w="1750" w:type="dxa"/>
                <w:gridSpan w:val="2"/>
                <w:tcMar>
                  <w:top w:w="60" w:type="dxa"/>
                  <w:left w:w="90" w:type="dxa"/>
                  <w:bottom w:w="60" w:type="dxa"/>
                  <w:right w:w="90" w:type="dxa"/>
                </w:tcMar>
                <w:vAlign w:val="center"/>
              </w:tcPr>
            </w:tcPrChange>
          </w:tcPr>
          <w:p w14:paraId="196BAC7D" w14:textId="24C1F423" w:rsidR="00BE0011" w:rsidRDefault="004C25F4">
            <w:pPr>
              <w:spacing w:line="264" w:lineRule="auto"/>
              <w:jc w:val="center"/>
            </w:pPr>
            <w:r>
              <w:t>0.</w:t>
            </w:r>
            <w:del w:id="678" w:author="Revision v4 to v5" w:date="2026-09-16T00:02:00Z">
              <w:r w:rsidR="0002162A">
                <w:delText>5833</w:delText>
              </w:r>
            </w:del>
            <w:ins w:id="679" w:author="Revision v4 to v5" w:date="2026-09-16T00:02:00Z">
              <w:r>
                <w:t>6248</w:t>
              </w:r>
            </w:ins>
          </w:p>
        </w:tc>
        <w:tc>
          <w:tcPr>
            <w:tcW w:w="1512" w:type="dxa"/>
            <w:tcMar>
              <w:top w:w="60" w:type="dxa"/>
              <w:left w:w="90" w:type="dxa"/>
              <w:bottom w:w="60" w:type="dxa"/>
              <w:right w:w="90" w:type="dxa"/>
            </w:tcMar>
            <w:vAlign w:val="center"/>
            <w:tcPrChange w:id="680" w:author="Revision v4 to v5" w:date="2026-09-16T00:02:00Z">
              <w:tcPr>
                <w:tcW w:w="2100" w:type="dxa"/>
                <w:gridSpan w:val="2"/>
                <w:tcMar>
                  <w:top w:w="60" w:type="dxa"/>
                  <w:left w:w="90" w:type="dxa"/>
                  <w:bottom w:w="60" w:type="dxa"/>
                  <w:right w:w="90" w:type="dxa"/>
                </w:tcMar>
                <w:vAlign w:val="center"/>
              </w:tcPr>
            </w:tcPrChange>
          </w:tcPr>
          <w:p w14:paraId="52C4EABC" w14:textId="3FBFBAD5" w:rsidR="00BE0011" w:rsidRDefault="004C25F4">
            <w:pPr>
              <w:spacing w:line="264" w:lineRule="auto"/>
              <w:jc w:val="center"/>
            </w:pPr>
            <w:r>
              <w:t>0.</w:t>
            </w:r>
            <w:del w:id="681" w:author="Revision v4 to v5" w:date="2026-09-16T00:02:00Z">
              <w:r w:rsidR="0002162A">
                <w:delText>4958</w:delText>
              </w:r>
            </w:del>
            <w:ins w:id="682" w:author="Revision v4 to v5" w:date="2026-09-16T00:02:00Z">
              <w:r>
                <w:t>4823</w:t>
              </w:r>
            </w:ins>
          </w:p>
        </w:tc>
        <w:tc>
          <w:tcPr>
            <w:tcW w:w="1512" w:type="dxa"/>
            <w:tcMar>
              <w:top w:w="60" w:type="dxa"/>
              <w:left w:w="90" w:type="dxa"/>
              <w:bottom w:w="60" w:type="dxa"/>
              <w:right w:w="90" w:type="dxa"/>
            </w:tcMar>
            <w:vAlign w:val="center"/>
            <w:tcPrChange w:id="683" w:author="Revision v4 to v5" w:date="2026-09-16T00:02:00Z">
              <w:tcPr>
                <w:tcW w:w="1900" w:type="dxa"/>
                <w:gridSpan w:val="3"/>
                <w:tcMar>
                  <w:top w:w="60" w:type="dxa"/>
                  <w:left w:w="90" w:type="dxa"/>
                  <w:bottom w:w="60" w:type="dxa"/>
                  <w:right w:w="90" w:type="dxa"/>
                </w:tcMar>
                <w:vAlign w:val="center"/>
              </w:tcPr>
            </w:tcPrChange>
          </w:tcPr>
          <w:p w14:paraId="676E1865" w14:textId="396F483C" w:rsidR="00BE0011" w:rsidRDefault="004C25F4">
            <w:pPr>
              <w:spacing w:line="264" w:lineRule="auto"/>
              <w:jc w:val="center"/>
            </w:pPr>
            <w:r>
              <w:t>−0.</w:t>
            </w:r>
            <w:del w:id="684" w:author="Revision v4 to v5" w:date="2026-09-16T00:02:00Z">
              <w:r w:rsidR="0002162A">
                <w:delText>0802 (−13.9</w:delText>
              </w:r>
            </w:del>
            <w:ins w:id="685" w:author="Revision v4 to v5" w:date="2026-09-16T00:02:00Z">
              <w:r>
                <w:t>1424 (−22.8</w:t>
              </w:r>
            </w:ins>
            <w:r>
              <w:t>%)</w:t>
            </w:r>
          </w:p>
        </w:tc>
        <w:tc>
          <w:tcPr>
            <w:tcW w:w="1512" w:type="dxa"/>
            <w:tcMar>
              <w:top w:w="60" w:type="dxa"/>
              <w:left w:w="90" w:type="dxa"/>
              <w:bottom w:w="60" w:type="dxa"/>
              <w:right w:w="90" w:type="dxa"/>
            </w:tcMar>
            <w:vAlign w:val="center"/>
            <w:tcPrChange w:id="686" w:author="Revision v4 to v5" w:date="2026-09-16T00:02:00Z">
              <w:tcPr>
                <w:tcW w:w="1250" w:type="dxa"/>
                <w:tcMar>
                  <w:top w:w="60" w:type="dxa"/>
                  <w:left w:w="90" w:type="dxa"/>
                  <w:bottom w:w="60" w:type="dxa"/>
                  <w:right w:w="90" w:type="dxa"/>
                </w:tcMar>
                <w:vAlign w:val="center"/>
              </w:tcPr>
            </w:tcPrChange>
          </w:tcPr>
          <w:p w14:paraId="05AABC54" w14:textId="7D32EAE1" w:rsidR="00BE0011" w:rsidRDefault="004C25F4">
            <w:pPr>
              <w:spacing w:line="264" w:lineRule="auto"/>
              <w:jc w:val="center"/>
            </w:pPr>
            <w:r>
              <w:t>0.</w:t>
            </w:r>
            <w:del w:id="687" w:author="Revision v4 to v5" w:date="2026-09-16T00:02:00Z">
              <w:r w:rsidR="0002162A">
                <w:delText>8594</w:delText>
              </w:r>
            </w:del>
            <w:ins w:id="688" w:author="Revision v4 to v5" w:date="2026-09-16T00:02:00Z">
              <w:r>
                <w:t>8826</w:t>
              </w:r>
            </w:ins>
          </w:p>
        </w:tc>
      </w:tr>
      <w:tr w:rsidR="00BE0011" w14:paraId="21418695" w14:textId="77777777">
        <w:trPr>
          <w:ins w:id="689" w:author="Revision v4 to v5" w:date="2026-09-16T00:02:00Z"/>
        </w:trPr>
        <w:tc>
          <w:tcPr>
            <w:tcW w:w="1512" w:type="dxa"/>
            <w:tcMar>
              <w:top w:w="60" w:type="dxa"/>
              <w:left w:w="90" w:type="dxa"/>
              <w:bottom w:w="60" w:type="dxa"/>
              <w:right w:w="90" w:type="dxa"/>
            </w:tcMar>
            <w:vAlign w:val="center"/>
          </w:tcPr>
          <w:p w14:paraId="7637B848" w14:textId="77777777" w:rsidR="00BE0011" w:rsidRDefault="004C25F4">
            <w:pPr>
              <w:spacing w:line="264" w:lineRule="auto"/>
              <w:rPr>
                <w:ins w:id="690" w:author="Revision v4 to v5" w:date="2026-09-16T00:02:00Z"/>
              </w:rPr>
            </w:pPr>
            <w:ins w:id="691" w:author="Revision v4 to v5" w:date="2026-09-16T00:02:00Z">
              <w:r>
                <w:t>LightGBM</w:t>
              </w:r>
            </w:ins>
          </w:p>
        </w:tc>
        <w:tc>
          <w:tcPr>
            <w:tcW w:w="1512" w:type="dxa"/>
            <w:tcMar>
              <w:top w:w="60" w:type="dxa"/>
              <w:left w:w="90" w:type="dxa"/>
              <w:bottom w:w="60" w:type="dxa"/>
              <w:right w:w="90" w:type="dxa"/>
            </w:tcMar>
            <w:vAlign w:val="center"/>
          </w:tcPr>
          <w:p w14:paraId="52A59758" w14:textId="77777777" w:rsidR="00BE0011" w:rsidRDefault="004C25F4">
            <w:pPr>
              <w:spacing w:line="264" w:lineRule="auto"/>
              <w:jc w:val="center"/>
              <w:rPr>
                <w:ins w:id="692" w:author="Revision v4 to v5" w:date="2026-09-16T00:02:00Z"/>
              </w:rPr>
            </w:pPr>
            <w:ins w:id="693" w:author="Revision v4 to v5" w:date="2026-09-16T00:02:00Z">
              <w:r>
                <w:t>Class weighting</w:t>
              </w:r>
            </w:ins>
          </w:p>
        </w:tc>
        <w:tc>
          <w:tcPr>
            <w:tcW w:w="1512" w:type="dxa"/>
            <w:tcMar>
              <w:top w:w="60" w:type="dxa"/>
              <w:left w:w="90" w:type="dxa"/>
              <w:bottom w:w="60" w:type="dxa"/>
              <w:right w:w="90" w:type="dxa"/>
            </w:tcMar>
            <w:vAlign w:val="center"/>
          </w:tcPr>
          <w:p w14:paraId="35ABFF2F" w14:textId="77777777" w:rsidR="00BE0011" w:rsidRDefault="004C25F4">
            <w:pPr>
              <w:spacing w:line="264" w:lineRule="auto"/>
              <w:jc w:val="center"/>
              <w:rPr>
                <w:ins w:id="694" w:author="Revision v4 to v5" w:date="2026-09-16T00:02:00Z"/>
              </w:rPr>
            </w:pPr>
            <w:ins w:id="695" w:author="Revision v4 to v5" w:date="2026-09-16T00:02:00Z">
              <w:r>
                <w:t>0.6044</w:t>
              </w:r>
            </w:ins>
          </w:p>
        </w:tc>
        <w:tc>
          <w:tcPr>
            <w:tcW w:w="1512" w:type="dxa"/>
            <w:tcMar>
              <w:top w:w="60" w:type="dxa"/>
              <w:left w:w="90" w:type="dxa"/>
              <w:bottom w:w="60" w:type="dxa"/>
              <w:right w:w="90" w:type="dxa"/>
            </w:tcMar>
            <w:vAlign w:val="center"/>
          </w:tcPr>
          <w:p w14:paraId="22697D5A" w14:textId="77777777" w:rsidR="00BE0011" w:rsidRDefault="004C25F4">
            <w:pPr>
              <w:spacing w:line="264" w:lineRule="auto"/>
              <w:jc w:val="center"/>
              <w:rPr>
                <w:ins w:id="696" w:author="Revision v4 to v5" w:date="2026-09-16T00:02:00Z"/>
              </w:rPr>
            </w:pPr>
            <w:ins w:id="697" w:author="Revision v4 to v5" w:date="2026-09-16T00:02:00Z">
              <w:r>
                <w:t>0.5052</w:t>
              </w:r>
            </w:ins>
          </w:p>
        </w:tc>
        <w:tc>
          <w:tcPr>
            <w:tcW w:w="1512" w:type="dxa"/>
            <w:tcMar>
              <w:top w:w="60" w:type="dxa"/>
              <w:left w:w="90" w:type="dxa"/>
              <w:bottom w:w="60" w:type="dxa"/>
              <w:right w:w="90" w:type="dxa"/>
            </w:tcMar>
            <w:vAlign w:val="center"/>
          </w:tcPr>
          <w:p w14:paraId="43FA9FEA" w14:textId="77777777" w:rsidR="00BE0011" w:rsidRDefault="004C25F4">
            <w:pPr>
              <w:spacing w:line="264" w:lineRule="auto"/>
              <w:jc w:val="center"/>
              <w:rPr>
                <w:ins w:id="698" w:author="Revision v4 to v5" w:date="2026-09-16T00:02:00Z"/>
              </w:rPr>
            </w:pPr>
            <w:ins w:id="699" w:author="Revision v4 to v5" w:date="2026-09-16T00:02:00Z">
              <w:r>
                <w:t>−0.0992 (−16.4%)</w:t>
              </w:r>
            </w:ins>
          </w:p>
        </w:tc>
        <w:tc>
          <w:tcPr>
            <w:tcW w:w="1512" w:type="dxa"/>
            <w:tcMar>
              <w:top w:w="60" w:type="dxa"/>
              <w:left w:w="90" w:type="dxa"/>
              <w:bottom w:w="60" w:type="dxa"/>
              <w:right w:w="90" w:type="dxa"/>
            </w:tcMar>
            <w:vAlign w:val="center"/>
          </w:tcPr>
          <w:p w14:paraId="00D5B305" w14:textId="77777777" w:rsidR="00BE0011" w:rsidRDefault="004C25F4">
            <w:pPr>
              <w:spacing w:line="264" w:lineRule="auto"/>
              <w:jc w:val="center"/>
              <w:rPr>
                <w:ins w:id="700" w:author="Revision v4 to v5" w:date="2026-09-16T00:02:00Z"/>
              </w:rPr>
            </w:pPr>
            <w:ins w:id="701" w:author="Revision v4 to v5" w:date="2026-09-16T00:02:00Z">
              <w:r>
                <w:t>0.8673</w:t>
              </w:r>
            </w:ins>
          </w:p>
        </w:tc>
      </w:tr>
    </w:tbl>
    <w:p w14:paraId="364EEFA2" w14:textId="2569A5B6" w:rsidR="00BE0011" w:rsidRDefault="004C25F4">
      <w:pPr>
        <w:spacing w:after="200" w:line="360" w:lineRule="auto"/>
        <w:ind w:firstLine="400"/>
      </w:pPr>
      <w:r>
        <w:rPr>
          <w:sz w:val="24"/>
          <w:szCs w:val="24"/>
        </w:rPr>
        <w:t xml:space="preserve">Removing the leading SHAP variable costs </w:t>
      </w:r>
      <w:del w:id="702" w:author="Revision v4 to v5" w:date="2026-09-16T00:02:00Z">
        <w:r w:rsidR="0002162A">
          <w:rPr>
            <w:sz w:val="24"/>
            <w:szCs w:val="24"/>
          </w:rPr>
          <w:delText>12–14</w:delText>
        </w:r>
      </w:del>
      <w:ins w:id="703" w:author="Revision v4 to v5" w:date="2026-09-16T00:02:00Z">
        <w:r>
          <w:rPr>
            <w:sz w:val="24"/>
            <w:szCs w:val="24"/>
          </w:rPr>
          <w:t>16–23</w:t>
        </w:r>
      </w:ins>
      <w:r>
        <w:rPr>
          <w:sz w:val="24"/>
          <w:szCs w:val="24"/>
        </w:rPr>
        <w:t>% of Macro-F1</w:t>
      </w:r>
      <w:ins w:id="704" w:author="Revision v4 to v5" w:date="2026-09-16T00:02:00Z">
        <w:r>
          <w:rPr>
            <w:sz w:val="24"/>
            <w:szCs w:val="24"/>
          </w:rPr>
          <w:t xml:space="preserve"> across the four model/treatment combinations</w:t>
        </w:r>
      </w:ins>
      <w:r>
        <w:rPr>
          <w:sz w:val="24"/>
          <w:szCs w:val="24"/>
        </w:rPr>
        <w:t xml:space="preserve">, establishing </w:t>
      </w:r>
      <w:ins w:id="705" w:author="Revision v4 to v5" w:date="2026-09-16T00:02:00Z">
        <w:r>
          <w:rPr>
            <w:sz w:val="24"/>
            <w:szCs w:val="24"/>
          </w:rPr>
          <w:t xml:space="preserve">a </w:t>
        </w:r>
      </w:ins>
      <w:r>
        <w:rPr>
          <w:sz w:val="24"/>
          <w:szCs w:val="24"/>
        </w:rPr>
        <w:t>non-redundant predictive contribution</w:t>
      </w:r>
      <w:ins w:id="706" w:author="Revision v4 to v5" w:date="2026-09-16T00:02:00Z">
        <w:r>
          <w:rPr>
            <w:sz w:val="24"/>
            <w:szCs w:val="24"/>
          </w:rPr>
          <w:t xml:space="preserve"> that no remaining feature reproduces</w:t>
        </w:r>
      </w:ins>
      <w:r>
        <w:rPr>
          <w:sz w:val="24"/>
          <w:szCs w:val="24"/>
        </w:rPr>
        <w:t>. It does not establish temporal admissibility or rule out proxy leakage; those questions require the bank's actual snapshot date and classification methodology.</w:t>
      </w:r>
    </w:p>
    <w:p w14:paraId="0D4BF352" w14:textId="09BE3E08" w:rsidR="00BE0011" w:rsidRDefault="004C25F4">
      <w:pPr>
        <w:spacing w:after="200" w:line="360" w:lineRule="auto"/>
      </w:pPr>
      <w:r>
        <w:rPr>
          <w:sz w:val="24"/>
          <w:rPrChange w:id="707" w:author="Revision v4 to v5" w:date="2026-09-16T00:02:00Z">
            <w:rPr>
              <w:b/>
              <w:sz w:val="24"/>
            </w:rPr>
          </w:rPrChange>
        </w:rPr>
        <w:t xml:space="preserve">Reference-date invariance. </w:t>
      </w:r>
      <w:r>
        <w:rPr>
          <w:sz w:val="24"/>
          <w:szCs w:val="24"/>
        </w:rPr>
        <w:t xml:space="preserve">Only DAYS_TO_MATURITY, not LOAN_TENURE_DAYS, depends on d0. Changing d0 adds one constant to </w:t>
      </w:r>
      <w:del w:id="708" w:author="Revision v4 to v5" w:date="2026-09-16T00:02:00Z">
        <w:r w:rsidR="0002162A">
          <w:rPr>
            <w:sz w:val="24"/>
            <w:szCs w:val="24"/>
          </w:rPr>
          <w:delText>all records</w:delText>
        </w:r>
      </w:del>
      <w:ins w:id="709" w:author="Revision v4 to v5" w:date="2026-09-16T00:02:00Z">
        <w:r>
          <w:rPr>
            <w:sz w:val="24"/>
            <w:szCs w:val="24"/>
          </w:rPr>
          <w:t>every record</w:t>
        </w:r>
      </w:ins>
      <w:r>
        <w:rPr>
          <w:sz w:val="24"/>
          <w:szCs w:val="24"/>
        </w:rPr>
        <w:t xml:space="preserve"> and therefore leaves </w:t>
      </w:r>
      <w:ins w:id="710" w:author="Revision v4 to v5" w:date="2026-09-16T00:02:00Z">
        <w:r>
          <w:rPr>
            <w:sz w:val="24"/>
            <w:szCs w:val="24"/>
          </w:rPr>
          <w:t xml:space="preserve">the </w:t>
        </w:r>
      </w:ins>
      <w:r>
        <w:rPr>
          <w:sz w:val="24"/>
          <w:szCs w:val="24"/>
        </w:rPr>
        <w:t>tree partitions unchanged</w:t>
      </w:r>
      <w:del w:id="711" w:author="Revision v4 to v5" w:date="2026-09-16T00:02:00Z">
        <w:r w:rsidR="0002162A">
          <w:rPr>
            <w:sz w:val="24"/>
            <w:szCs w:val="24"/>
          </w:rPr>
          <w:delText xml:space="preserve"> (</w:delText>
        </w:r>
      </w:del>
      <w:ins w:id="712" w:author="Revision v4 to v5" w:date="2026-09-16T00:02:00Z">
        <w:r>
          <w:rPr>
            <w:sz w:val="24"/>
            <w:szCs w:val="24"/>
          </w:rPr>
          <w:t xml:space="preserve">: across the five candidate reference dates from 31 December 2020 to 31 December 2023, </w:t>
        </w:r>
      </w:ins>
      <w:r>
        <w:rPr>
          <w:sz w:val="24"/>
          <w:szCs w:val="24"/>
        </w:rPr>
        <w:t xml:space="preserve">Macro-F1 </w:t>
      </w:r>
      <w:ins w:id="713" w:author="Revision v4 to v5" w:date="2026-09-16T00:02:00Z">
        <w:r>
          <w:rPr>
            <w:sz w:val="24"/>
            <w:szCs w:val="24"/>
          </w:rPr>
          <w:t>is identical to four decimal places under both treatments (</w:t>
        </w:r>
      </w:ins>
      <w:r>
        <w:rPr>
          <w:sz w:val="24"/>
          <w:szCs w:val="24"/>
        </w:rPr>
        <w:t>0.</w:t>
      </w:r>
      <w:del w:id="714" w:author="Revision v4 to v5" w:date="2026-09-16T00:02:00Z">
        <w:r w:rsidR="0002162A">
          <w:rPr>
            <w:sz w:val="24"/>
            <w:szCs w:val="24"/>
          </w:rPr>
          <w:delText>5833</w:delText>
        </w:r>
      </w:del>
      <w:ins w:id="715" w:author="Revision v4 to v5" w:date="2026-09-16T00:02:00Z">
        <w:r>
          <w:rPr>
            <w:sz w:val="24"/>
            <w:szCs w:val="24"/>
          </w:rPr>
          <w:t>6248 unweighted</w:t>
        </w:r>
      </w:ins>
      <w:r>
        <w:rPr>
          <w:sz w:val="24"/>
          <w:szCs w:val="24"/>
        </w:rPr>
        <w:t>; ROC-AUC 0.</w:t>
      </w:r>
      <w:del w:id="716" w:author="Revision v4 to v5" w:date="2026-09-16T00:02:00Z">
        <w:r w:rsidR="0002162A">
          <w:rPr>
            <w:sz w:val="24"/>
            <w:szCs w:val="24"/>
          </w:rPr>
          <w:delText>9012</w:delText>
        </w:r>
      </w:del>
      <w:ins w:id="717" w:author="Revision v4 to v5" w:date="2026-09-16T00:02:00Z">
        <w:r>
          <w:rPr>
            <w:sz w:val="24"/>
            <w:szCs w:val="24"/>
          </w:rPr>
          <w:t>9246</w:t>
        </w:r>
      </w:ins>
      <w:r>
        <w:rPr>
          <w:sz w:val="24"/>
          <w:szCs w:val="24"/>
        </w:rPr>
        <w:t>). This rules out tuning the numerical value of d0 to inflate tree performance, but does not establish the true snapshot date, temporal availability</w:t>
      </w:r>
      <w:ins w:id="718" w:author="Revision v4 to v5" w:date="2026-09-16T00:02:00Z">
        <w:r>
          <w:rPr>
            <w:sz w:val="24"/>
            <w:szCs w:val="24"/>
          </w:rPr>
          <w:t>,</w:t>
        </w:r>
      </w:ins>
      <w:r>
        <w:rPr>
          <w:sz w:val="24"/>
          <w:szCs w:val="24"/>
        </w:rPr>
        <w:t xml:space="preserve"> or</w:t>
      </w:r>
      <w:ins w:id="719" w:author="Revision v4 to v5" w:date="2026-09-16T00:02:00Z">
        <w:r>
          <w:rPr>
            <w:sz w:val="24"/>
            <w:szCs w:val="24"/>
          </w:rPr>
          <w:t xml:space="preserve"> the</w:t>
        </w:r>
      </w:ins>
      <w:r>
        <w:rPr>
          <w:sz w:val="24"/>
          <w:szCs w:val="24"/>
        </w:rPr>
        <w:t xml:space="preserve"> absence of proxy leakage.</w:t>
      </w:r>
    </w:p>
    <w:p w14:paraId="35C23F9F" w14:textId="0A51FE3F" w:rsidR="00BE0011" w:rsidRDefault="004C25F4">
      <w:pPr>
        <w:spacing w:after="200" w:line="360" w:lineRule="auto"/>
      </w:pPr>
      <w:r>
        <w:rPr>
          <w:sz w:val="24"/>
          <w:rPrChange w:id="720" w:author="Revision v4 to v5" w:date="2026-09-16T00:02:00Z">
            <w:rPr>
              <w:b/>
              <w:sz w:val="24"/>
            </w:rPr>
          </w:rPrChange>
        </w:rPr>
        <w:t xml:space="preserve">Embedded (in-fold) feature selection. </w:t>
      </w:r>
      <w:ins w:id="721" w:author="Revision v4 to v5" w:date="2026-09-16T00:02:00Z">
        <w:r>
          <w:rPr>
            <w:sz w:val="24"/>
            <w:szCs w:val="24"/>
          </w:rPr>
          <w:t xml:space="preserve">The </w:t>
        </w:r>
      </w:ins>
      <w:r>
        <w:rPr>
          <w:sz w:val="24"/>
          <w:szCs w:val="24"/>
        </w:rPr>
        <w:t>LightGBM ranking was recomputed inside every training fold</w:t>
      </w:r>
      <w:ins w:id="722" w:author="Revision v4 to v5" w:date="2026-09-16T00:02:00Z">
        <w:r>
          <w:rPr>
            <w:sz w:val="24"/>
            <w:szCs w:val="24"/>
          </w:rPr>
          <w:t>,</w:t>
        </w:r>
      </w:ins>
      <w:r>
        <w:rPr>
          <w:sz w:val="24"/>
          <w:szCs w:val="24"/>
        </w:rPr>
        <w:t xml:space="preserve"> with k = 9 fixed before this verification, </w:t>
      </w:r>
      <w:del w:id="723" w:author="Revision v4 to v5" w:date="2026-09-16T00:02:00Z">
        <w:r w:rsidR="0002162A">
          <w:rPr>
            <w:sz w:val="24"/>
            <w:szCs w:val="24"/>
          </w:rPr>
          <w:delText>although motivated</w:delText>
        </w:r>
      </w:del>
      <w:ins w:id="724" w:author="Revision v4 to v5" w:date="2026-09-16T00:02:00Z">
        <w:r>
          <w:rPr>
            <w:sz w:val="24"/>
            <w:szCs w:val="24"/>
          </w:rPr>
          <w:t>so the selected subset can never have been informed</w:t>
        </w:r>
      </w:ins>
      <w:r>
        <w:rPr>
          <w:sz w:val="24"/>
          <w:szCs w:val="24"/>
        </w:rPr>
        <w:t xml:space="preserve"> by </w:t>
      </w:r>
      <w:del w:id="725" w:author="Revision v4 to v5" w:date="2026-09-16T00:02:00Z">
        <w:r w:rsidR="0002162A">
          <w:rPr>
            <w:sz w:val="24"/>
            <w:szCs w:val="24"/>
          </w:rPr>
          <w:delText>earlier exploration. The</w:delText>
        </w:r>
      </w:del>
      <w:ins w:id="726" w:author="Revision v4 to v5" w:date="2026-09-16T00:02:00Z">
        <w:r>
          <w:rPr>
            <w:sz w:val="24"/>
            <w:szCs w:val="24"/>
          </w:rPr>
          <w:t>the fold's test partition. Under no weighting the</w:t>
        </w:r>
      </w:ins>
      <w:r>
        <w:rPr>
          <w:sz w:val="24"/>
          <w:szCs w:val="24"/>
        </w:rPr>
        <w:t xml:space="preserve"> embedded result is 0.</w:t>
      </w:r>
      <w:del w:id="727" w:author="Revision v4 to v5" w:date="2026-09-16T00:02:00Z">
        <w:r w:rsidR="0002162A">
          <w:rPr>
            <w:sz w:val="24"/>
            <w:szCs w:val="24"/>
          </w:rPr>
          <w:delText>5663</w:delText>
        </w:r>
      </w:del>
      <w:ins w:id="728" w:author="Revision v4 to v5" w:date="2026-09-16T00:02:00Z">
        <w:r>
          <w:rPr>
            <w:sz w:val="24"/>
            <w:szCs w:val="24"/>
          </w:rPr>
          <w:t>6147</w:t>
        </w:r>
      </w:ins>
      <w:r>
        <w:rPr>
          <w:sz w:val="24"/>
          <w:szCs w:val="24"/>
        </w:rPr>
        <w:t xml:space="preserve"> ± 0.</w:t>
      </w:r>
      <w:del w:id="729" w:author="Revision v4 to v5" w:date="2026-09-16T00:02:00Z">
        <w:r w:rsidR="0002162A">
          <w:rPr>
            <w:sz w:val="24"/>
            <w:szCs w:val="24"/>
          </w:rPr>
          <w:delText>0092 versus</w:delText>
        </w:r>
      </w:del>
      <w:ins w:id="730" w:author="Revision v4 to v5" w:date="2026-09-16T00:02:00Z">
        <w:r>
          <w:rPr>
            <w:sz w:val="24"/>
            <w:szCs w:val="24"/>
          </w:rPr>
          <w:t>0102 against</w:t>
        </w:r>
      </w:ins>
      <w:r>
        <w:rPr>
          <w:sz w:val="24"/>
          <w:szCs w:val="24"/>
        </w:rPr>
        <w:t xml:space="preserve"> 0.</w:t>
      </w:r>
      <w:del w:id="731" w:author="Revision v4 to v5" w:date="2026-09-16T00:02:00Z">
        <w:r w:rsidR="0002162A">
          <w:rPr>
            <w:sz w:val="24"/>
            <w:szCs w:val="24"/>
          </w:rPr>
          <w:delText>5691</w:delText>
        </w:r>
      </w:del>
      <w:ins w:id="732" w:author="Revision v4 to v5" w:date="2026-09-16T00:02:00Z">
        <w:r>
          <w:rPr>
            <w:sz w:val="24"/>
            <w:szCs w:val="24"/>
          </w:rPr>
          <w:t>6183</w:t>
        </w:r>
      </w:ins>
      <w:r>
        <w:rPr>
          <w:sz w:val="24"/>
          <w:szCs w:val="24"/>
        </w:rPr>
        <w:t xml:space="preserve"> ± 0.</w:t>
      </w:r>
      <w:del w:id="733" w:author="Revision v4 to v5" w:date="2026-09-16T00:02:00Z">
        <w:r w:rsidR="0002162A">
          <w:rPr>
            <w:sz w:val="24"/>
            <w:szCs w:val="24"/>
          </w:rPr>
          <w:delText>0099</w:delText>
        </w:r>
      </w:del>
      <w:ins w:id="734" w:author="Revision v4 to v5" w:date="2026-09-16T00:02:00Z">
        <w:r>
          <w:rPr>
            <w:sz w:val="24"/>
            <w:szCs w:val="24"/>
          </w:rPr>
          <w:t>0095</w:t>
        </w:r>
      </w:ins>
      <w:r>
        <w:rPr>
          <w:sz w:val="24"/>
          <w:szCs w:val="24"/>
        </w:rPr>
        <w:t xml:space="preserve"> for the fixed 11-feature configuration</w:t>
      </w:r>
      <w:ins w:id="735" w:author="Revision v4 to v5" w:date="2026-09-16T00:02:00Z">
        <w:r>
          <w:rPr>
            <w:sz w:val="24"/>
            <w:szCs w:val="24"/>
          </w:rPr>
          <w:t>; under class weighting, 0.5878 ± 0.0104 against 0.5917 ± 0.0089. Selecting features honestly in-fold therefore costs little in either treatment</w:t>
        </w:r>
      </w:ins>
      <w:r>
        <w:rPr>
          <w:sz w:val="24"/>
          <w:szCs w:val="24"/>
        </w:rPr>
        <w:t>.</w:t>
      </w:r>
    </w:p>
    <w:p w14:paraId="780F7E64" w14:textId="77777777" w:rsidR="00BE0011" w:rsidRDefault="004C25F4">
      <w:pPr>
        <w:spacing w:before="160" w:after="120" w:line="276" w:lineRule="auto"/>
        <w:jc w:val="center"/>
      </w:pPr>
      <w:r>
        <w:rPr>
          <w:sz w:val="22"/>
          <w:rPrChange w:id="736" w:author="Revision v4 to v5" w:date="2026-09-16T00:02:00Z">
            <w:rPr>
              <w:b/>
              <w:sz w:val="22"/>
            </w:rPr>
          </w:rPrChange>
        </w:rPr>
        <w:t xml:space="preserve">Table 7. </w:t>
      </w:r>
      <w:r>
        <w:rPr>
          <w:sz w:val="22"/>
          <w:szCs w:val="22"/>
        </w:rPr>
        <w:t>Macro-F1 and ROC-AUC by number of top-k features (13-variable pool</w:t>
      </w:r>
      <w:ins w:id="737" w:author="Revision v4 to v5" w:date="2026-09-16T00:02:00Z">
        <w:r>
          <w:rPr>
            <w:sz w:val="22"/>
            <w:szCs w:val="22"/>
          </w:rPr>
          <w:t>, no class weighting</w:t>
        </w:r>
      </w:ins>
      <w:r>
        <w:rPr>
          <w:sz w:val="22"/>
          <w:szCs w:val="22"/>
        </w:rPr>
        <w:t>), XGBoost vs. LightGBM ranking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Change w:id="738">
          <w:tblGrid>
            <w:gridCol w:w="1815"/>
            <w:gridCol w:w="57"/>
            <w:gridCol w:w="1758"/>
            <w:gridCol w:w="42"/>
            <w:gridCol w:w="1772"/>
            <w:gridCol w:w="28"/>
            <w:gridCol w:w="1786"/>
            <w:gridCol w:w="14"/>
            <w:gridCol w:w="1800"/>
          </w:tblGrid>
        </w:tblGridChange>
      </w:tblGrid>
      <w:tr w:rsidR="0002162A" w14:paraId="14C5B920" w14:textId="77777777">
        <w:trPr>
          <w:tblHeader/>
        </w:trPr>
        <w:tc>
          <w:tcPr>
            <w:tcW w:w="1814" w:type="dxa"/>
            <w:shd w:val="clear" w:color="auto" w:fill="D9D9D9"/>
            <w:tcMar>
              <w:top w:w="60" w:type="dxa"/>
              <w:left w:w="90" w:type="dxa"/>
              <w:bottom w:w="60" w:type="dxa"/>
              <w:right w:w="90" w:type="dxa"/>
            </w:tcMar>
            <w:vAlign w:val="center"/>
          </w:tcPr>
          <w:p w14:paraId="0570B50C" w14:textId="77777777" w:rsidR="00BE0011" w:rsidRDefault="004C25F4">
            <w:pPr>
              <w:spacing w:line="264" w:lineRule="auto"/>
            </w:pPr>
            <w:r>
              <w:rPr>
                <w:rPrChange w:id="739" w:author="Revision v4 to v5" w:date="2026-09-16T00:02:00Z">
                  <w:rPr>
                    <w:b/>
                  </w:rPr>
                </w:rPrChange>
              </w:rPr>
              <w:t>k</w:t>
            </w:r>
          </w:p>
        </w:tc>
        <w:tc>
          <w:tcPr>
            <w:tcW w:w="1814" w:type="dxa"/>
            <w:shd w:val="clear" w:color="auto" w:fill="D9D9D9"/>
            <w:tcMar>
              <w:top w:w="60" w:type="dxa"/>
              <w:left w:w="90" w:type="dxa"/>
              <w:bottom w:w="60" w:type="dxa"/>
              <w:right w:w="90" w:type="dxa"/>
            </w:tcMar>
            <w:vAlign w:val="center"/>
          </w:tcPr>
          <w:p w14:paraId="4FDE446E" w14:textId="77777777" w:rsidR="00BE0011" w:rsidRDefault="004C25F4">
            <w:pPr>
              <w:spacing w:line="264" w:lineRule="auto"/>
              <w:jc w:val="center"/>
            </w:pPr>
            <w:r>
              <w:rPr>
                <w:rPrChange w:id="740" w:author="Revision v4 to v5" w:date="2026-09-16T00:02:00Z">
                  <w:rPr>
                    <w:b/>
                  </w:rPr>
                </w:rPrChange>
              </w:rPr>
              <w:t xml:space="preserve">XGB </w:t>
            </w:r>
            <w:ins w:id="741" w:author="Revision v4 to v5" w:date="2026-09-16T00:02:00Z">
              <w:r>
                <w:t>Macro-</w:t>
              </w:r>
            </w:ins>
            <w:r>
              <w:rPr>
                <w:rPrChange w:id="742" w:author="Revision v4 to v5" w:date="2026-09-16T00:02:00Z">
                  <w:rPr>
                    <w:b/>
                  </w:rPr>
                </w:rPrChange>
              </w:rPr>
              <w:t>F1</w:t>
            </w:r>
          </w:p>
        </w:tc>
        <w:tc>
          <w:tcPr>
            <w:tcW w:w="1814" w:type="dxa"/>
            <w:shd w:val="clear" w:color="auto" w:fill="D9D9D9"/>
            <w:tcMar>
              <w:top w:w="60" w:type="dxa"/>
              <w:left w:w="90" w:type="dxa"/>
              <w:bottom w:w="60" w:type="dxa"/>
              <w:right w:w="90" w:type="dxa"/>
            </w:tcMar>
            <w:vAlign w:val="center"/>
          </w:tcPr>
          <w:p w14:paraId="1CF41D35" w14:textId="77777777" w:rsidR="00BE0011" w:rsidRDefault="004C25F4">
            <w:pPr>
              <w:spacing w:line="264" w:lineRule="auto"/>
              <w:jc w:val="center"/>
            </w:pPr>
            <w:r>
              <w:rPr>
                <w:rPrChange w:id="743" w:author="Revision v4 to v5" w:date="2026-09-16T00:02:00Z">
                  <w:rPr>
                    <w:b/>
                  </w:rPr>
                </w:rPrChange>
              </w:rPr>
              <w:t xml:space="preserve">XGB </w:t>
            </w:r>
            <w:ins w:id="744" w:author="Revision v4 to v5" w:date="2026-09-16T00:02:00Z">
              <w:r>
                <w:t>ROC-</w:t>
              </w:r>
            </w:ins>
            <w:r>
              <w:rPr>
                <w:rPrChange w:id="745" w:author="Revision v4 to v5" w:date="2026-09-16T00:02:00Z">
                  <w:rPr>
                    <w:b/>
                  </w:rPr>
                </w:rPrChange>
              </w:rPr>
              <w:t>AUC</w:t>
            </w:r>
          </w:p>
        </w:tc>
        <w:tc>
          <w:tcPr>
            <w:tcW w:w="1814" w:type="dxa"/>
            <w:shd w:val="clear" w:color="auto" w:fill="D9D9D9"/>
            <w:tcMar>
              <w:top w:w="60" w:type="dxa"/>
              <w:left w:w="90" w:type="dxa"/>
              <w:bottom w:w="60" w:type="dxa"/>
              <w:right w:w="90" w:type="dxa"/>
            </w:tcMar>
            <w:vAlign w:val="center"/>
          </w:tcPr>
          <w:p w14:paraId="5C114DA6" w14:textId="77777777" w:rsidR="00BE0011" w:rsidRDefault="004C25F4">
            <w:pPr>
              <w:spacing w:line="264" w:lineRule="auto"/>
              <w:jc w:val="center"/>
            </w:pPr>
            <w:r>
              <w:rPr>
                <w:rPrChange w:id="746" w:author="Revision v4 to v5" w:date="2026-09-16T00:02:00Z">
                  <w:rPr>
                    <w:b/>
                  </w:rPr>
                </w:rPrChange>
              </w:rPr>
              <w:t xml:space="preserve">LGBM </w:t>
            </w:r>
            <w:ins w:id="747" w:author="Revision v4 to v5" w:date="2026-09-16T00:02:00Z">
              <w:r>
                <w:t>Macro-</w:t>
              </w:r>
            </w:ins>
            <w:r>
              <w:rPr>
                <w:rPrChange w:id="748" w:author="Revision v4 to v5" w:date="2026-09-16T00:02:00Z">
                  <w:rPr>
                    <w:b/>
                  </w:rPr>
                </w:rPrChange>
              </w:rPr>
              <w:t>F1</w:t>
            </w:r>
          </w:p>
        </w:tc>
        <w:tc>
          <w:tcPr>
            <w:tcW w:w="1814" w:type="dxa"/>
            <w:shd w:val="clear" w:color="auto" w:fill="D9D9D9"/>
            <w:tcMar>
              <w:top w:w="60" w:type="dxa"/>
              <w:left w:w="90" w:type="dxa"/>
              <w:bottom w:w="60" w:type="dxa"/>
              <w:right w:w="90" w:type="dxa"/>
            </w:tcMar>
            <w:vAlign w:val="center"/>
          </w:tcPr>
          <w:p w14:paraId="1EDCB984" w14:textId="77777777" w:rsidR="00BE0011" w:rsidRDefault="004C25F4">
            <w:pPr>
              <w:spacing w:line="264" w:lineRule="auto"/>
              <w:jc w:val="center"/>
            </w:pPr>
            <w:r>
              <w:rPr>
                <w:rPrChange w:id="749" w:author="Revision v4 to v5" w:date="2026-09-16T00:02:00Z">
                  <w:rPr>
                    <w:b/>
                  </w:rPr>
                </w:rPrChange>
              </w:rPr>
              <w:t xml:space="preserve">LGBM </w:t>
            </w:r>
            <w:ins w:id="750" w:author="Revision v4 to v5" w:date="2026-09-16T00:02:00Z">
              <w:r>
                <w:t>ROC-</w:t>
              </w:r>
            </w:ins>
            <w:r>
              <w:rPr>
                <w:rPrChange w:id="751" w:author="Revision v4 to v5" w:date="2026-09-16T00:02:00Z">
                  <w:rPr>
                    <w:b/>
                  </w:rPr>
                </w:rPrChange>
              </w:rPr>
              <w:t>AUC</w:t>
            </w:r>
          </w:p>
        </w:tc>
      </w:tr>
      <w:tr w:rsidR="00BE0011" w14:paraId="1DD71FEA"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752"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753" w:author="Revision v4 to v5" w:date="2026-09-16T00:02:00Z">
              <w:tcPr>
                <w:tcW w:w="1872" w:type="dxa"/>
                <w:gridSpan w:val="2"/>
                <w:tcMar>
                  <w:top w:w="60" w:type="dxa"/>
                  <w:left w:w="90" w:type="dxa"/>
                  <w:bottom w:w="60" w:type="dxa"/>
                  <w:right w:w="90" w:type="dxa"/>
                </w:tcMar>
                <w:vAlign w:val="center"/>
              </w:tcPr>
            </w:tcPrChange>
          </w:tcPr>
          <w:p w14:paraId="005BAEA3" w14:textId="77777777" w:rsidR="00BE0011" w:rsidRDefault="004C25F4">
            <w:pPr>
              <w:spacing w:line="264" w:lineRule="auto"/>
            </w:pPr>
            <w:r>
              <w:t>3</w:t>
            </w:r>
          </w:p>
        </w:tc>
        <w:tc>
          <w:tcPr>
            <w:tcW w:w="1814" w:type="dxa"/>
            <w:tcMar>
              <w:top w:w="60" w:type="dxa"/>
              <w:left w:w="90" w:type="dxa"/>
              <w:bottom w:w="60" w:type="dxa"/>
              <w:right w:w="90" w:type="dxa"/>
            </w:tcMar>
            <w:vAlign w:val="center"/>
            <w:tcPrChange w:id="754" w:author="Revision v4 to v5" w:date="2026-09-16T00:02:00Z">
              <w:tcPr>
                <w:tcW w:w="1800" w:type="dxa"/>
                <w:gridSpan w:val="2"/>
                <w:tcMar>
                  <w:top w:w="60" w:type="dxa"/>
                  <w:left w:w="90" w:type="dxa"/>
                  <w:bottom w:w="60" w:type="dxa"/>
                  <w:right w:w="90" w:type="dxa"/>
                </w:tcMar>
                <w:vAlign w:val="center"/>
              </w:tcPr>
            </w:tcPrChange>
          </w:tcPr>
          <w:p w14:paraId="5847448F" w14:textId="06936F50" w:rsidR="00BE0011" w:rsidRDefault="004C25F4">
            <w:pPr>
              <w:spacing w:line="264" w:lineRule="auto"/>
              <w:jc w:val="center"/>
            </w:pPr>
            <w:r>
              <w:t>0.</w:t>
            </w:r>
            <w:del w:id="755" w:author="Revision v4 to v5" w:date="2026-09-16T00:02:00Z">
              <w:r w:rsidR="0002162A">
                <w:delText>4751</w:delText>
              </w:r>
            </w:del>
            <w:ins w:id="756" w:author="Revision v4 to v5" w:date="2026-09-16T00:02:00Z">
              <w:r>
                <w:t>6043</w:t>
              </w:r>
            </w:ins>
          </w:p>
        </w:tc>
        <w:tc>
          <w:tcPr>
            <w:tcW w:w="1814" w:type="dxa"/>
            <w:tcMar>
              <w:top w:w="60" w:type="dxa"/>
              <w:left w:w="90" w:type="dxa"/>
              <w:bottom w:w="60" w:type="dxa"/>
              <w:right w:w="90" w:type="dxa"/>
            </w:tcMar>
            <w:vAlign w:val="center"/>
            <w:tcPrChange w:id="757" w:author="Revision v4 to v5" w:date="2026-09-16T00:02:00Z">
              <w:tcPr>
                <w:tcW w:w="1800" w:type="dxa"/>
                <w:gridSpan w:val="2"/>
                <w:tcMar>
                  <w:top w:w="60" w:type="dxa"/>
                  <w:left w:w="90" w:type="dxa"/>
                  <w:bottom w:w="60" w:type="dxa"/>
                  <w:right w:w="90" w:type="dxa"/>
                </w:tcMar>
                <w:vAlign w:val="center"/>
              </w:tcPr>
            </w:tcPrChange>
          </w:tcPr>
          <w:p w14:paraId="411DF545" w14:textId="6121FAEB" w:rsidR="00BE0011" w:rsidRDefault="004C25F4">
            <w:pPr>
              <w:spacing w:line="264" w:lineRule="auto"/>
              <w:jc w:val="center"/>
            </w:pPr>
            <w:r>
              <w:t>0.</w:t>
            </w:r>
            <w:del w:id="758" w:author="Revision v4 to v5" w:date="2026-09-16T00:02:00Z">
              <w:r w:rsidR="0002162A">
                <w:delText>8507</w:delText>
              </w:r>
            </w:del>
            <w:ins w:id="759" w:author="Revision v4 to v5" w:date="2026-09-16T00:02:00Z">
              <w:r>
                <w:t>8885</w:t>
              </w:r>
            </w:ins>
          </w:p>
        </w:tc>
        <w:tc>
          <w:tcPr>
            <w:tcW w:w="1814" w:type="dxa"/>
            <w:tcMar>
              <w:top w:w="60" w:type="dxa"/>
              <w:left w:w="90" w:type="dxa"/>
              <w:bottom w:w="60" w:type="dxa"/>
              <w:right w:w="90" w:type="dxa"/>
            </w:tcMar>
            <w:vAlign w:val="center"/>
            <w:tcPrChange w:id="760" w:author="Revision v4 to v5" w:date="2026-09-16T00:02:00Z">
              <w:tcPr>
                <w:tcW w:w="1800" w:type="dxa"/>
                <w:gridSpan w:val="2"/>
                <w:tcMar>
                  <w:top w:w="60" w:type="dxa"/>
                  <w:left w:w="90" w:type="dxa"/>
                  <w:bottom w:w="60" w:type="dxa"/>
                  <w:right w:w="90" w:type="dxa"/>
                </w:tcMar>
                <w:vAlign w:val="center"/>
              </w:tcPr>
            </w:tcPrChange>
          </w:tcPr>
          <w:p w14:paraId="35573FB1" w14:textId="6FA405AD" w:rsidR="00BE0011" w:rsidRDefault="004C25F4">
            <w:pPr>
              <w:spacing w:line="264" w:lineRule="auto"/>
              <w:jc w:val="center"/>
            </w:pPr>
            <w:r>
              <w:t>0.</w:t>
            </w:r>
            <w:del w:id="761" w:author="Revision v4 to v5" w:date="2026-09-16T00:02:00Z">
              <w:r w:rsidR="0002162A">
                <w:delText>4573</w:delText>
              </w:r>
            </w:del>
            <w:ins w:id="762" w:author="Revision v4 to v5" w:date="2026-09-16T00:02:00Z">
              <w:r>
                <w:t>5909</w:t>
              </w:r>
            </w:ins>
          </w:p>
        </w:tc>
        <w:tc>
          <w:tcPr>
            <w:tcW w:w="1814" w:type="dxa"/>
            <w:tcMar>
              <w:top w:w="60" w:type="dxa"/>
              <w:left w:w="90" w:type="dxa"/>
              <w:bottom w:w="60" w:type="dxa"/>
              <w:right w:w="90" w:type="dxa"/>
            </w:tcMar>
            <w:vAlign w:val="center"/>
            <w:tcPrChange w:id="763" w:author="Revision v4 to v5" w:date="2026-09-16T00:02:00Z">
              <w:tcPr>
                <w:tcW w:w="1800" w:type="dxa"/>
                <w:tcMar>
                  <w:top w:w="60" w:type="dxa"/>
                  <w:left w:w="90" w:type="dxa"/>
                  <w:bottom w:w="60" w:type="dxa"/>
                  <w:right w:w="90" w:type="dxa"/>
                </w:tcMar>
                <w:vAlign w:val="center"/>
              </w:tcPr>
            </w:tcPrChange>
          </w:tcPr>
          <w:p w14:paraId="6F334B28" w14:textId="027AA4CE" w:rsidR="00BE0011" w:rsidRDefault="004C25F4">
            <w:pPr>
              <w:spacing w:line="264" w:lineRule="auto"/>
              <w:jc w:val="center"/>
            </w:pPr>
            <w:r>
              <w:t>0.</w:t>
            </w:r>
            <w:del w:id="764" w:author="Revision v4 to v5" w:date="2026-09-16T00:02:00Z">
              <w:r w:rsidR="0002162A">
                <w:delText>8602</w:delText>
              </w:r>
            </w:del>
            <w:ins w:id="765" w:author="Revision v4 to v5" w:date="2026-09-16T00:02:00Z">
              <w:r>
                <w:t>9008</w:t>
              </w:r>
            </w:ins>
          </w:p>
        </w:tc>
      </w:tr>
      <w:tr w:rsidR="00BE0011" w14:paraId="7FEE4E4A"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766"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767" w:author="Revision v4 to v5" w:date="2026-09-16T00:02:00Z">
              <w:tcPr>
                <w:tcW w:w="1872" w:type="dxa"/>
                <w:gridSpan w:val="2"/>
                <w:tcMar>
                  <w:top w:w="60" w:type="dxa"/>
                  <w:left w:w="90" w:type="dxa"/>
                  <w:bottom w:w="60" w:type="dxa"/>
                  <w:right w:w="90" w:type="dxa"/>
                </w:tcMar>
                <w:vAlign w:val="center"/>
              </w:tcPr>
            </w:tcPrChange>
          </w:tcPr>
          <w:p w14:paraId="69D4CBB5" w14:textId="77777777" w:rsidR="00BE0011" w:rsidRDefault="004C25F4">
            <w:pPr>
              <w:spacing w:line="264" w:lineRule="auto"/>
            </w:pPr>
            <w:r>
              <w:t>5</w:t>
            </w:r>
          </w:p>
        </w:tc>
        <w:tc>
          <w:tcPr>
            <w:tcW w:w="1814" w:type="dxa"/>
            <w:tcMar>
              <w:top w:w="60" w:type="dxa"/>
              <w:left w:w="90" w:type="dxa"/>
              <w:bottom w:w="60" w:type="dxa"/>
              <w:right w:w="90" w:type="dxa"/>
            </w:tcMar>
            <w:vAlign w:val="center"/>
            <w:tcPrChange w:id="768" w:author="Revision v4 to v5" w:date="2026-09-16T00:02:00Z">
              <w:tcPr>
                <w:tcW w:w="1800" w:type="dxa"/>
                <w:gridSpan w:val="2"/>
                <w:tcMar>
                  <w:top w:w="60" w:type="dxa"/>
                  <w:left w:w="90" w:type="dxa"/>
                  <w:bottom w:w="60" w:type="dxa"/>
                  <w:right w:w="90" w:type="dxa"/>
                </w:tcMar>
                <w:vAlign w:val="center"/>
              </w:tcPr>
            </w:tcPrChange>
          </w:tcPr>
          <w:p w14:paraId="2397D255" w14:textId="36111621" w:rsidR="00BE0011" w:rsidRDefault="004C25F4">
            <w:pPr>
              <w:spacing w:line="264" w:lineRule="auto"/>
              <w:jc w:val="center"/>
            </w:pPr>
            <w:r>
              <w:t>0.</w:t>
            </w:r>
            <w:del w:id="769" w:author="Revision v4 to v5" w:date="2026-09-16T00:02:00Z">
              <w:r w:rsidR="0002162A">
                <w:delText>4838</w:delText>
              </w:r>
            </w:del>
            <w:ins w:id="770" w:author="Revision v4 to v5" w:date="2026-09-16T00:02:00Z">
              <w:r>
                <w:t>6061</w:t>
              </w:r>
            </w:ins>
          </w:p>
        </w:tc>
        <w:tc>
          <w:tcPr>
            <w:tcW w:w="1814" w:type="dxa"/>
            <w:tcMar>
              <w:top w:w="60" w:type="dxa"/>
              <w:left w:w="90" w:type="dxa"/>
              <w:bottom w:w="60" w:type="dxa"/>
              <w:right w:w="90" w:type="dxa"/>
            </w:tcMar>
            <w:vAlign w:val="center"/>
            <w:tcPrChange w:id="771" w:author="Revision v4 to v5" w:date="2026-09-16T00:02:00Z">
              <w:tcPr>
                <w:tcW w:w="1800" w:type="dxa"/>
                <w:gridSpan w:val="2"/>
                <w:tcMar>
                  <w:top w:w="60" w:type="dxa"/>
                  <w:left w:w="90" w:type="dxa"/>
                  <w:bottom w:w="60" w:type="dxa"/>
                  <w:right w:w="90" w:type="dxa"/>
                </w:tcMar>
                <w:vAlign w:val="center"/>
              </w:tcPr>
            </w:tcPrChange>
          </w:tcPr>
          <w:p w14:paraId="126CD482" w14:textId="488AB8AC" w:rsidR="00BE0011" w:rsidRDefault="004C25F4">
            <w:pPr>
              <w:spacing w:line="264" w:lineRule="auto"/>
              <w:jc w:val="center"/>
            </w:pPr>
            <w:r>
              <w:t>0.</w:t>
            </w:r>
            <w:del w:id="772" w:author="Revision v4 to v5" w:date="2026-09-16T00:02:00Z">
              <w:r w:rsidR="0002162A">
                <w:delText>8479</w:delText>
              </w:r>
            </w:del>
            <w:ins w:id="773" w:author="Revision v4 to v5" w:date="2026-09-16T00:02:00Z">
              <w:r>
                <w:t>9121</w:t>
              </w:r>
            </w:ins>
          </w:p>
        </w:tc>
        <w:tc>
          <w:tcPr>
            <w:tcW w:w="1814" w:type="dxa"/>
            <w:tcMar>
              <w:top w:w="60" w:type="dxa"/>
              <w:left w:w="90" w:type="dxa"/>
              <w:bottom w:w="60" w:type="dxa"/>
              <w:right w:w="90" w:type="dxa"/>
            </w:tcMar>
            <w:vAlign w:val="center"/>
            <w:tcPrChange w:id="774" w:author="Revision v4 to v5" w:date="2026-09-16T00:02:00Z">
              <w:tcPr>
                <w:tcW w:w="1800" w:type="dxa"/>
                <w:gridSpan w:val="2"/>
                <w:tcMar>
                  <w:top w:w="60" w:type="dxa"/>
                  <w:left w:w="90" w:type="dxa"/>
                  <w:bottom w:w="60" w:type="dxa"/>
                  <w:right w:w="90" w:type="dxa"/>
                </w:tcMar>
                <w:vAlign w:val="center"/>
              </w:tcPr>
            </w:tcPrChange>
          </w:tcPr>
          <w:p w14:paraId="74213998" w14:textId="0CDB704F" w:rsidR="00BE0011" w:rsidRDefault="004C25F4">
            <w:pPr>
              <w:spacing w:line="264" w:lineRule="auto"/>
              <w:jc w:val="center"/>
            </w:pPr>
            <w:r>
              <w:t>0.</w:t>
            </w:r>
            <w:del w:id="775" w:author="Revision v4 to v5" w:date="2026-09-16T00:02:00Z">
              <w:r w:rsidR="0002162A">
                <w:delText>5564</w:delText>
              </w:r>
            </w:del>
            <w:ins w:id="776" w:author="Revision v4 to v5" w:date="2026-09-16T00:02:00Z">
              <w:r>
                <w:t>6205</w:t>
              </w:r>
            </w:ins>
          </w:p>
        </w:tc>
        <w:tc>
          <w:tcPr>
            <w:tcW w:w="1814" w:type="dxa"/>
            <w:tcMar>
              <w:top w:w="60" w:type="dxa"/>
              <w:left w:w="90" w:type="dxa"/>
              <w:bottom w:w="60" w:type="dxa"/>
              <w:right w:w="90" w:type="dxa"/>
            </w:tcMar>
            <w:vAlign w:val="center"/>
            <w:tcPrChange w:id="777" w:author="Revision v4 to v5" w:date="2026-09-16T00:02:00Z">
              <w:tcPr>
                <w:tcW w:w="1800" w:type="dxa"/>
                <w:tcMar>
                  <w:top w:w="60" w:type="dxa"/>
                  <w:left w:w="90" w:type="dxa"/>
                  <w:bottom w:w="60" w:type="dxa"/>
                  <w:right w:w="90" w:type="dxa"/>
                </w:tcMar>
                <w:vAlign w:val="center"/>
              </w:tcPr>
            </w:tcPrChange>
          </w:tcPr>
          <w:p w14:paraId="39AB692A" w14:textId="597047A9" w:rsidR="00BE0011" w:rsidRDefault="004C25F4">
            <w:pPr>
              <w:spacing w:line="264" w:lineRule="auto"/>
              <w:jc w:val="center"/>
            </w:pPr>
            <w:r>
              <w:t>0.</w:t>
            </w:r>
            <w:del w:id="778" w:author="Revision v4 to v5" w:date="2026-09-16T00:02:00Z">
              <w:r w:rsidR="0002162A">
                <w:delText>8960</w:delText>
              </w:r>
            </w:del>
            <w:ins w:id="779" w:author="Revision v4 to v5" w:date="2026-09-16T00:02:00Z">
              <w:r>
                <w:t>9211</w:t>
              </w:r>
            </w:ins>
          </w:p>
        </w:tc>
      </w:tr>
      <w:tr w:rsidR="00BE0011" w14:paraId="2E675C05"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78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781" w:author="Revision v4 to v5" w:date="2026-09-16T00:02:00Z">
              <w:tcPr>
                <w:tcW w:w="1872" w:type="dxa"/>
                <w:gridSpan w:val="2"/>
                <w:tcMar>
                  <w:top w:w="60" w:type="dxa"/>
                  <w:left w:w="90" w:type="dxa"/>
                  <w:bottom w:w="60" w:type="dxa"/>
                  <w:right w:w="90" w:type="dxa"/>
                </w:tcMar>
                <w:vAlign w:val="center"/>
              </w:tcPr>
            </w:tcPrChange>
          </w:tcPr>
          <w:p w14:paraId="743E6B82" w14:textId="77777777" w:rsidR="00BE0011" w:rsidRDefault="004C25F4">
            <w:pPr>
              <w:spacing w:line="264" w:lineRule="auto"/>
            </w:pPr>
            <w:r>
              <w:t>7</w:t>
            </w:r>
          </w:p>
        </w:tc>
        <w:tc>
          <w:tcPr>
            <w:tcW w:w="1814" w:type="dxa"/>
            <w:tcMar>
              <w:top w:w="60" w:type="dxa"/>
              <w:left w:w="90" w:type="dxa"/>
              <w:bottom w:w="60" w:type="dxa"/>
              <w:right w:w="90" w:type="dxa"/>
            </w:tcMar>
            <w:vAlign w:val="center"/>
            <w:tcPrChange w:id="782" w:author="Revision v4 to v5" w:date="2026-09-16T00:02:00Z">
              <w:tcPr>
                <w:tcW w:w="1800" w:type="dxa"/>
                <w:gridSpan w:val="2"/>
                <w:tcMar>
                  <w:top w:w="60" w:type="dxa"/>
                  <w:left w:w="90" w:type="dxa"/>
                  <w:bottom w:w="60" w:type="dxa"/>
                  <w:right w:w="90" w:type="dxa"/>
                </w:tcMar>
                <w:vAlign w:val="center"/>
              </w:tcPr>
            </w:tcPrChange>
          </w:tcPr>
          <w:p w14:paraId="19AF5988" w14:textId="437A0ABE" w:rsidR="00BE0011" w:rsidRDefault="004C25F4">
            <w:pPr>
              <w:spacing w:line="264" w:lineRule="auto"/>
              <w:jc w:val="center"/>
            </w:pPr>
            <w:r>
              <w:t>0.</w:t>
            </w:r>
            <w:del w:id="783" w:author="Revision v4 to v5" w:date="2026-09-16T00:02:00Z">
              <w:r w:rsidR="0002162A">
                <w:delText>5476</w:delText>
              </w:r>
            </w:del>
            <w:ins w:id="784" w:author="Revision v4 to v5" w:date="2026-09-16T00:02:00Z">
              <w:r>
                <w:t>6241</w:t>
              </w:r>
            </w:ins>
          </w:p>
        </w:tc>
        <w:tc>
          <w:tcPr>
            <w:tcW w:w="1814" w:type="dxa"/>
            <w:tcMar>
              <w:top w:w="60" w:type="dxa"/>
              <w:left w:w="90" w:type="dxa"/>
              <w:bottom w:w="60" w:type="dxa"/>
              <w:right w:w="90" w:type="dxa"/>
            </w:tcMar>
            <w:vAlign w:val="center"/>
            <w:tcPrChange w:id="785" w:author="Revision v4 to v5" w:date="2026-09-16T00:02:00Z">
              <w:tcPr>
                <w:tcW w:w="1800" w:type="dxa"/>
                <w:gridSpan w:val="2"/>
                <w:tcMar>
                  <w:top w:w="60" w:type="dxa"/>
                  <w:left w:w="90" w:type="dxa"/>
                  <w:bottom w:w="60" w:type="dxa"/>
                  <w:right w:w="90" w:type="dxa"/>
                </w:tcMar>
                <w:vAlign w:val="center"/>
              </w:tcPr>
            </w:tcPrChange>
          </w:tcPr>
          <w:p w14:paraId="770A8142" w14:textId="3BFAE787" w:rsidR="00BE0011" w:rsidRDefault="004C25F4">
            <w:pPr>
              <w:spacing w:line="264" w:lineRule="auto"/>
              <w:jc w:val="center"/>
            </w:pPr>
            <w:r>
              <w:t>0.</w:t>
            </w:r>
            <w:del w:id="786" w:author="Revision v4 to v5" w:date="2026-09-16T00:02:00Z">
              <w:r w:rsidR="0002162A">
                <w:delText>8961</w:delText>
              </w:r>
            </w:del>
            <w:ins w:id="787" w:author="Revision v4 to v5" w:date="2026-09-16T00:02:00Z">
              <w:r>
                <w:t>9227</w:t>
              </w:r>
            </w:ins>
          </w:p>
        </w:tc>
        <w:tc>
          <w:tcPr>
            <w:tcW w:w="1814" w:type="dxa"/>
            <w:tcMar>
              <w:top w:w="60" w:type="dxa"/>
              <w:left w:w="90" w:type="dxa"/>
              <w:bottom w:w="60" w:type="dxa"/>
              <w:right w:w="90" w:type="dxa"/>
            </w:tcMar>
            <w:vAlign w:val="center"/>
            <w:tcPrChange w:id="788" w:author="Revision v4 to v5" w:date="2026-09-16T00:02:00Z">
              <w:tcPr>
                <w:tcW w:w="1800" w:type="dxa"/>
                <w:gridSpan w:val="2"/>
                <w:tcMar>
                  <w:top w:w="60" w:type="dxa"/>
                  <w:left w:w="90" w:type="dxa"/>
                  <w:bottom w:w="60" w:type="dxa"/>
                  <w:right w:w="90" w:type="dxa"/>
                </w:tcMar>
                <w:vAlign w:val="center"/>
              </w:tcPr>
            </w:tcPrChange>
          </w:tcPr>
          <w:p w14:paraId="690DAC6C" w14:textId="2390EAFB" w:rsidR="00BE0011" w:rsidRDefault="004C25F4">
            <w:pPr>
              <w:spacing w:line="264" w:lineRule="auto"/>
              <w:jc w:val="center"/>
            </w:pPr>
            <w:r>
              <w:t>0.</w:t>
            </w:r>
            <w:del w:id="789" w:author="Revision v4 to v5" w:date="2026-09-16T00:02:00Z">
              <w:r w:rsidR="0002162A">
                <w:delText>5725</w:delText>
              </w:r>
            </w:del>
            <w:ins w:id="790" w:author="Revision v4 to v5" w:date="2026-09-16T00:02:00Z">
              <w:r>
                <w:t>6119</w:t>
              </w:r>
            </w:ins>
          </w:p>
        </w:tc>
        <w:tc>
          <w:tcPr>
            <w:tcW w:w="1814" w:type="dxa"/>
            <w:tcMar>
              <w:top w:w="60" w:type="dxa"/>
              <w:left w:w="90" w:type="dxa"/>
              <w:bottom w:w="60" w:type="dxa"/>
              <w:right w:w="90" w:type="dxa"/>
            </w:tcMar>
            <w:vAlign w:val="center"/>
            <w:tcPrChange w:id="791" w:author="Revision v4 to v5" w:date="2026-09-16T00:02:00Z">
              <w:tcPr>
                <w:tcW w:w="1800" w:type="dxa"/>
                <w:tcMar>
                  <w:top w:w="60" w:type="dxa"/>
                  <w:left w:w="90" w:type="dxa"/>
                  <w:bottom w:w="60" w:type="dxa"/>
                  <w:right w:w="90" w:type="dxa"/>
                </w:tcMar>
                <w:vAlign w:val="center"/>
              </w:tcPr>
            </w:tcPrChange>
          </w:tcPr>
          <w:p w14:paraId="4C9C975B" w14:textId="099356DC" w:rsidR="00BE0011" w:rsidRDefault="004C25F4">
            <w:pPr>
              <w:spacing w:line="264" w:lineRule="auto"/>
              <w:jc w:val="center"/>
            </w:pPr>
            <w:r>
              <w:t>0.</w:t>
            </w:r>
            <w:del w:id="792" w:author="Revision v4 to v5" w:date="2026-09-16T00:02:00Z">
              <w:r w:rsidR="0002162A">
                <w:delText>9014</w:delText>
              </w:r>
            </w:del>
            <w:ins w:id="793" w:author="Revision v4 to v5" w:date="2026-09-16T00:02:00Z">
              <w:r>
                <w:t>9215</w:t>
              </w:r>
            </w:ins>
          </w:p>
        </w:tc>
      </w:tr>
      <w:tr w:rsidR="00BE0011" w14:paraId="0F4E85F2"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794"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795" w:author="Revision v4 to v5" w:date="2026-09-16T00:02:00Z">
              <w:tcPr>
                <w:tcW w:w="1872" w:type="dxa"/>
                <w:gridSpan w:val="2"/>
                <w:tcMar>
                  <w:top w:w="60" w:type="dxa"/>
                  <w:left w:w="90" w:type="dxa"/>
                  <w:bottom w:w="60" w:type="dxa"/>
                  <w:right w:w="90" w:type="dxa"/>
                </w:tcMar>
                <w:vAlign w:val="center"/>
              </w:tcPr>
            </w:tcPrChange>
          </w:tcPr>
          <w:p w14:paraId="4E41FD1D" w14:textId="77777777" w:rsidR="00BE0011" w:rsidRDefault="004C25F4">
            <w:pPr>
              <w:spacing w:line="264" w:lineRule="auto"/>
            </w:pPr>
            <w:r>
              <w:t>9</w:t>
            </w:r>
          </w:p>
        </w:tc>
        <w:tc>
          <w:tcPr>
            <w:tcW w:w="1814" w:type="dxa"/>
            <w:tcMar>
              <w:top w:w="60" w:type="dxa"/>
              <w:left w:w="90" w:type="dxa"/>
              <w:bottom w:w="60" w:type="dxa"/>
              <w:right w:w="90" w:type="dxa"/>
            </w:tcMar>
            <w:vAlign w:val="center"/>
            <w:tcPrChange w:id="796" w:author="Revision v4 to v5" w:date="2026-09-16T00:02:00Z">
              <w:tcPr>
                <w:tcW w:w="1800" w:type="dxa"/>
                <w:gridSpan w:val="2"/>
                <w:tcMar>
                  <w:top w:w="60" w:type="dxa"/>
                  <w:left w:w="90" w:type="dxa"/>
                  <w:bottom w:w="60" w:type="dxa"/>
                  <w:right w:w="90" w:type="dxa"/>
                </w:tcMar>
                <w:vAlign w:val="center"/>
              </w:tcPr>
            </w:tcPrChange>
          </w:tcPr>
          <w:p w14:paraId="54981E72" w14:textId="7477E7D2" w:rsidR="00BE0011" w:rsidRDefault="004C25F4">
            <w:pPr>
              <w:spacing w:line="264" w:lineRule="auto"/>
              <w:jc w:val="center"/>
            </w:pPr>
            <w:r>
              <w:t>0.</w:t>
            </w:r>
            <w:del w:id="797" w:author="Revision v4 to v5" w:date="2026-09-16T00:02:00Z">
              <w:r w:rsidR="0002162A">
                <w:delText>5471</w:delText>
              </w:r>
            </w:del>
            <w:ins w:id="798" w:author="Revision v4 to v5" w:date="2026-09-16T00:02:00Z">
              <w:r>
                <w:t>6139</w:t>
              </w:r>
            </w:ins>
          </w:p>
        </w:tc>
        <w:tc>
          <w:tcPr>
            <w:tcW w:w="1814" w:type="dxa"/>
            <w:tcMar>
              <w:top w:w="60" w:type="dxa"/>
              <w:left w:w="90" w:type="dxa"/>
              <w:bottom w:w="60" w:type="dxa"/>
              <w:right w:w="90" w:type="dxa"/>
            </w:tcMar>
            <w:vAlign w:val="center"/>
            <w:tcPrChange w:id="799" w:author="Revision v4 to v5" w:date="2026-09-16T00:02:00Z">
              <w:tcPr>
                <w:tcW w:w="1800" w:type="dxa"/>
                <w:gridSpan w:val="2"/>
                <w:tcMar>
                  <w:top w:w="60" w:type="dxa"/>
                  <w:left w:w="90" w:type="dxa"/>
                  <w:bottom w:w="60" w:type="dxa"/>
                  <w:right w:w="90" w:type="dxa"/>
                </w:tcMar>
                <w:vAlign w:val="center"/>
              </w:tcPr>
            </w:tcPrChange>
          </w:tcPr>
          <w:p w14:paraId="6AD4DE3E" w14:textId="37056271" w:rsidR="00BE0011" w:rsidRDefault="004C25F4">
            <w:pPr>
              <w:spacing w:line="264" w:lineRule="auto"/>
              <w:jc w:val="center"/>
            </w:pPr>
            <w:r>
              <w:t>0.</w:t>
            </w:r>
            <w:del w:id="800" w:author="Revision v4 to v5" w:date="2026-09-16T00:02:00Z">
              <w:r w:rsidR="0002162A">
                <w:delText>8976</w:delText>
              </w:r>
            </w:del>
            <w:ins w:id="801" w:author="Revision v4 to v5" w:date="2026-09-16T00:02:00Z">
              <w:r>
                <w:t>9287</w:t>
              </w:r>
            </w:ins>
          </w:p>
        </w:tc>
        <w:tc>
          <w:tcPr>
            <w:tcW w:w="1814" w:type="dxa"/>
            <w:tcMar>
              <w:top w:w="60" w:type="dxa"/>
              <w:left w:w="90" w:type="dxa"/>
              <w:bottom w:w="60" w:type="dxa"/>
              <w:right w:w="90" w:type="dxa"/>
            </w:tcMar>
            <w:vAlign w:val="center"/>
            <w:tcPrChange w:id="802" w:author="Revision v4 to v5" w:date="2026-09-16T00:02:00Z">
              <w:tcPr>
                <w:tcW w:w="1800" w:type="dxa"/>
                <w:gridSpan w:val="2"/>
                <w:tcMar>
                  <w:top w:w="60" w:type="dxa"/>
                  <w:left w:w="90" w:type="dxa"/>
                  <w:bottom w:w="60" w:type="dxa"/>
                  <w:right w:w="90" w:type="dxa"/>
                </w:tcMar>
                <w:vAlign w:val="center"/>
              </w:tcPr>
            </w:tcPrChange>
          </w:tcPr>
          <w:p w14:paraId="035EE0C5" w14:textId="649E6C54" w:rsidR="00BE0011" w:rsidRDefault="004C25F4">
            <w:pPr>
              <w:spacing w:line="264" w:lineRule="auto"/>
              <w:jc w:val="center"/>
            </w:pPr>
            <w:r>
              <w:t>0.</w:t>
            </w:r>
            <w:del w:id="803" w:author="Revision v4 to v5" w:date="2026-09-16T00:02:00Z">
              <w:r w:rsidR="0002162A">
                <w:delText>5717</w:delText>
              </w:r>
            </w:del>
            <w:ins w:id="804" w:author="Revision v4 to v5" w:date="2026-09-16T00:02:00Z">
              <w:r>
                <w:t>6147</w:t>
              </w:r>
            </w:ins>
          </w:p>
        </w:tc>
        <w:tc>
          <w:tcPr>
            <w:tcW w:w="1814" w:type="dxa"/>
            <w:tcMar>
              <w:top w:w="60" w:type="dxa"/>
              <w:left w:w="90" w:type="dxa"/>
              <w:bottom w:w="60" w:type="dxa"/>
              <w:right w:w="90" w:type="dxa"/>
            </w:tcMar>
            <w:vAlign w:val="center"/>
            <w:tcPrChange w:id="805" w:author="Revision v4 to v5" w:date="2026-09-16T00:02:00Z">
              <w:tcPr>
                <w:tcW w:w="1800" w:type="dxa"/>
                <w:tcMar>
                  <w:top w:w="60" w:type="dxa"/>
                  <w:left w:w="90" w:type="dxa"/>
                  <w:bottom w:w="60" w:type="dxa"/>
                  <w:right w:w="90" w:type="dxa"/>
                </w:tcMar>
                <w:vAlign w:val="center"/>
              </w:tcPr>
            </w:tcPrChange>
          </w:tcPr>
          <w:p w14:paraId="69E19CF0" w14:textId="2CAEC635" w:rsidR="00BE0011" w:rsidRDefault="004C25F4">
            <w:pPr>
              <w:spacing w:line="264" w:lineRule="auto"/>
              <w:jc w:val="center"/>
            </w:pPr>
            <w:r>
              <w:t>0.</w:t>
            </w:r>
            <w:del w:id="806" w:author="Revision v4 to v5" w:date="2026-09-16T00:02:00Z">
              <w:r w:rsidR="0002162A">
                <w:delText>8997</w:delText>
              </w:r>
            </w:del>
            <w:ins w:id="807" w:author="Revision v4 to v5" w:date="2026-09-16T00:02:00Z">
              <w:r>
                <w:t>9245</w:t>
              </w:r>
            </w:ins>
          </w:p>
        </w:tc>
      </w:tr>
      <w:tr w:rsidR="00BE0011" w14:paraId="1DA1AA3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80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809" w:author="Revision v4 to v5" w:date="2026-09-16T00:02:00Z">
              <w:tcPr>
                <w:tcW w:w="1872" w:type="dxa"/>
                <w:gridSpan w:val="2"/>
                <w:tcMar>
                  <w:top w:w="60" w:type="dxa"/>
                  <w:left w:w="90" w:type="dxa"/>
                  <w:bottom w:w="60" w:type="dxa"/>
                  <w:right w:w="90" w:type="dxa"/>
                </w:tcMar>
                <w:vAlign w:val="center"/>
              </w:tcPr>
            </w:tcPrChange>
          </w:tcPr>
          <w:p w14:paraId="527557D3" w14:textId="77777777" w:rsidR="00BE0011" w:rsidRDefault="004C25F4">
            <w:pPr>
              <w:spacing w:line="264" w:lineRule="auto"/>
            </w:pPr>
            <w:r>
              <w:t>11</w:t>
            </w:r>
          </w:p>
        </w:tc>
        <w:tc>
          <w:tcPr>
            <w:tcW w:w="1814" w:type="dxa"/>
            <w:tcMar>
              <w:top w:w="60" w:type="dxa"/>
              <w:left w:w="90" w:type="dxa"/>
              <w:bottom w:w="60" w:type="dxa"/>
              <w:right w:w="90" w:type="dxa"/>
            </w:tcMar>
            <w:vAlign w:val="center"/>
            <w:tcPrChange w:id="810" w:author="Revision v4 to v5" w:date="2026-09-16T00:02:00Z">
              <w:tcPr>
                <w:tcW w:w="1800" w:type="dxa"/>
                <w:gridSpan w:val="2"/>
                <w:tcMar>
                  <w:top w:w="60" w:type="dxa"/>
                  <w:left w:w="90" w:type="dxa"/>
                  <w:bottom w:w="60" w:type="dxa"/>
                  <w:right w:w="90" w:type="dxa"/>
                </w:tcMar>
                <w:vAlign w:val="center"/>
              </w:tcPr>
            </w:tcPrChange>
          </w:tcPr>
          <w:p w14:paraId="7AB71B5B" w14:textId="47F6A41D" w:rsidR="00BE0011" w:rsidRDefault="004C25F4">
            <w:pPr>
              <w:spacing w:line="264" w:lineRule="auto"/>
              <w:jc w:val="center"/>
            </w:pPr>
            <w:r>
              <w:t>0.</w:t>
            </w:r>
            <w:del w:id="811" w:author="Revision v4 to v5" w:date="2026-09-16T00:02:00Z">
              <w:r w:rsidR="0002162A">
                <w:delText>5645</w:delText>
              </w:r>
            </w:del>
            <w:ins w:id="812" w:author="Revision v4 to v5" w:date="2026-09-16T00:02:00Z">
              <w:r>
                <w:t>6197</w:t>
              </w:r>
            </w:ins>
          </w:p>
        </w:tc>
        <w:tc>
          <w:tcPr>
            <w:tcW w:w="1814" w:type="dxa"/>
            <w:tcMar>
              <w:top w:w="60" w:type="dxa"/>
              <w:left w:w="90" w:type="dxa"/>
              <w:bottom w:w="60" w:type="dxa"/>
              <w:right w:w="90" w:type="dxa"/>
            </w:tcMar>
            <w:vAlign w:val="center"/>
            <w:tcPrChange w:id="813" w:author="Revision v4 to v5" w:date="2026-09-16T00:02:00Z">
              <w:tcPr>
                <w:tcW w:w="1800" w:type="dxa"/>
                <w:gridSpan w:val="2"/>
                <w:tcMar>
                  <w:top w:w="60" w:type="dxa"/>
                  <w:left w:w="90" w:type="dxa"/>
                  <w:bottom w:w="60" w:type="dxa"/>
                  <w:right w:w="90" w:type="dxa"/>
                </w:tcMar>
                <w:vAlign w:val="center"/>
              </w:tcPr>
            </w:tcPrChange>
          </w:tcPr>
          <w:p w14:paraId="5DA16CDD" w14:textId="5C02C39A" w:rsidR="00BE0011" w:rsidRDefault="004C25F4">
            <w:pPr>
              <w:spacing w:line="264" w:lineRule="auto"/>
              <w:jc w:val="center"/>
            </w:pPr>
            <w:r>
              <w:t>0.</w:t>
            </w:r>
            <w:del w:id="814" w:author="Revision v4 to v5" w:date="2026-09-16T00:02:00Z">
              <w:r w:rsidR="0002162A">
                <w:delText>8993</w:delText>
              </w:r>
            </w:del>
            <w:ins w:id="815" w:author="Revision v4 to v5" w:date="2026-09-16T00:02:00Z">
              <w:r>
                <w:t>9282</w:t>
              </w:r>
            </w:ins>
          </w:p>
        </w:tc>
        <w:tc>
          <w:tcPr>
            <w:tcW w:w="1814" w:type="dxa"/>
            <w:tcMar>
              <w:top w:w="60" w:type="dxa"/>
              <w:left w:w="90" w:type="dxa"/>
              <w:bottom w:w="60" w:type="dxa"/>
              <w:right w:w="90" w:type="dxa"/>
            </w:tcMar>
            <w:vAlign w:val="center"/>
            <w:tcPrChange w:id="816" w:author="Revision v4 to v5" w:date="2026-09-16T00:02:00Z">
              <w:tcPr>
                <w:tcW w:w="1800" w:type="dxa"/>
                <w:gridSpan w:val="2"/>
                <w:tcMar>
                  <w:top w:w="60" w:type="dxa"/>
                  <w:left w:w="90" w:type="dxa"/>
                  <w:bottom w:w="60" w:type="dxa"/>
                  <w:right w:w="90" w:type="dxa"/>
                </w:tcMar>
                <w:vAlign w:val="center"/>
              </w:tcPr>
            </w:tcPrChange>
          </w:tcPr>
          <w:p w14:paraId="14DA4F67" w14:textId="7116C754" w:rsidR="00BE0011" w:rsidRDefault="004C25F4">
            <w:pPr>
              <w:spacing w:line="264" w:lineRule="auto"/>
              <w:jc w:val="center"/>
            </w:pPr>
            <w:r>
              <w:rPr>
                <w:rPrChange w:id="817" w:author="Revision v4 to v5" w:date="2026-09-16T00:02:00Z">
                  <w:rPr>
                    <w:b/>
                  </w:rPr>
                </w:rPrChange>
              </w:rPr>
              <w:t>0.</w:t>
            </w:r>
            <w:del w:id="818" w:author="Revision v4 to v5" w:date="2026-09-16T00:02:00Z">
              <w:r w:rsidR="0002162A">
                <w:rPr>
                  <w:b/>
                  <w:bCs/>
                </w:rPr>
                <w:delText>5833</w:delText>
              </w:r>
            </w:del>
            <w:ins w:id="819" w:author="Revision v4 to v5" w:date="2026-09-16T00:02:00Z">
              <w:r>
                <w:t>6234</w:t>
              </w:r>
            </w:ins>
          </w:p>
        </w:tc>
        <w:tc>
          <w:tcPr>
            <w:tcW w:w="1814" w:type="dxa"/>
            <w:tcMar>
              <w:top w:w="60" w:type="dxa"/>
              <w:left w:w="90" w:type="dxa"/>
              <w:bottom w:w="60" w:type="dxa"/>
              <w:right w:w="90" w:type="dxa"/>
            </w:tcMar>
            <w:vAlign w:val="center"/>
            <w:tcPrChange w:id="820" w:author="Revision v4 to v5" w:date="2026-09-16T00:02:00Z">
              <w:tcPr>
                <w:tcW w:w="1800" w:type="dxa"/>
                <w:tcMar>
                  <w:top w:w="60" w:type="dxa"/>
                  <w:left w:w="90" w:type="dxa"/>
                  <w:bottom w:w="60" w:type="dxa"/>
                  <w:right w:w="90" w:type="dxa"/>
                </w:tcMar>
                <w:vAlign w:val="center"/>
              </w:tcPr>
            </w:tcPrChange>
          </w:tcPr>
          <w:p w14:paraId="1624D23A" w14:textId="11E9E04C" w:rsidR="00BE0011" w:rsidRDefault="004C25F4">
            <w:pPr>
              <w:spacing w:line="264" w:lineRule="auto"/>
              <w:jc w:val="center"/>
            </w:pPr>
            <w:r>
              <w:t>0.</w:t>
            </w:r>
            <w:del w:id="821" w:author="Revision v4 to v5" w:date="2026-09-16T00:02:00Z">
              <w:r w:rsidR="0002162A">
                <w:delText>9012</w:delText>
              </w:r>
            </w:del>
            <w:ins w:id="822" w:author="Revision v4 to v5" w:date="2026-09-16T00:02:00Z">
              <w:r>
                <w:t>9260</w:t>
              </w:r>
            </w:ins>
          </w:p>
        </w:tc>
      </w:tr>
      <w:tr w:rsidR="00BE0011" w14:paraId="27041EBE"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823"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824" w:author="Revision v4 to v5" w:date="2026-09-16T00:02:00Z">
              <w:tcPr>
                <w:tcW w:w="1872" w:type="dxa"/>
                <w:gridSpan w:val="2"/>
                <w:tcMar>
                  <w:top w:w="60" w:type="dxa"/>
                  <w:left w:w="90" w:type="dxa"/>
                  <w:bottom w:w="60" w:type="dxa"/>
                  <w:right w:w="90" w:type="dxa"/>
                </w:tcMar>
                <w:vAlign w:val="center"/>
              </w:tcPr>
            </w:tcPrChange>
          </w:tcPr>
          <w:p w14:paraId="5E0B4A08" w14:textId="77777777" w:rsidR="00BE0011" w:rsidRDefault="004C25F4">
            <w:pPr>
              <w:spacing w:line="264" w:lineRule="auto"/>
            </w:pPr>
            <w:r>
              <w:t>13 (full pool)</w:t>
            </w:r>
          </w:p>
        </w:tc>
        <w:tc>
          <w:tcPr>
            <w:tcW w:w="1814" w:type="dxa"/>
            <w:tcMar>
              <w:top w:w="60" w:type="dxa"/>
              <w:left w:w="90" w:type="dxa"/>
              <w:bottom w:w="60" w:type="dxa"/>
              <w:right w:w="90" w:type="dxa"/>
            </w:tcMar>
            <w:vAlign w:val="center"/>
            <w:tcPrChange w:id="825" w:author="Revision v4 to v5" w:date="2026-09-16T00:02:00Z">
              <w:tcPr>
                <w:tcW w:w="1800" w:type="dxa"/>
                <w:gridSpan w:val="2"/>
                <w:tcMar>
                  <w:top w:w="60" w:type="dxa"/>
                  <w:left w:w="90" w:type="dxa"/>
                  <w:bottom w:w="60" w:type="dxa"/>
                  <w:right w:w="90" w:type="dxa"/>
                </w:tcMar>
                <w:vAlign w:val="center"/>
              </w:tcPr>
            </w:tcPrChange>
          </w:tcPr>
          <w:p w14:paraId="7223F722" w14:textId="544E83F9" w:rsidR="00BE0011" w:rsidRDefault="004C25F4">
            <w:pPr>
              <w:spacing w:line="264" w:lineRule="auto"/>
              <w:jc w:val="center"/>
            </w:pPr>
            <w:r>
              <w:rPr>
                <w:rPrChange w:id="826" w:author="Revision v4 to v5" w:date="2026-09-16T00:02:00Z">
                  <w:rPr>
                    <w:b/>
                  </w:rPr>
                </w:rPrChange>
              </w:rPr>
              <w:t>0.</w:t>
            </w:r>
            <w:del w:id="827" w:author="Revision v4 to v5" w:date="2026-09-16T00:02:00Z">
              <w:r w:rsidR="0002162A">
                <w:rPr>
                  <w:b/>
                  <w:bCs/>
                </w:rPr>
                <w:delText>5645</w:delText>
              </w:r>
            </w:del>
            <w:ins w:id="828" w:author="Revision v4 to v5" w:date="2026-09-16T00:02:00Z">
              <w:r>
                <w:t>6194</w:t>
              </w:r>
            </w:ins>
          </w:p>
        </w:tc>
        <w:tc>
          <w:tcPr>
            <w:tcW w:w="1814" w:type="dxa"/>
            <w:tcMar>
              <w:top w:w="60" w:type="dxa"/>
              <w:left w:w="90" w:type="dxa"/>
              <w:bottom w:w="60" w:type="dxa"/>
              <w:right w:w="90" w:type="dxa"/>
            </w:tcMar>
            <w:vAlign w:val="center"/>
            <w:tcPrChange w:id="829" w:author="Revision v4 to v5" w:date="2026-09-16T00:02:00Z">
              <w:tcPr>
                <w:tcW w:w="1800" w:type="dxa"/>
                <w:gridSpan w:val="2"/>
                <w:tcMar>
                  <w:top w:w="60" w:type="dxa"/>
                  <w:left w:w="90" w:type="dxa"/>
                  <w:bottom w:w="60" w:type="dxa"/>
                  <w:right w:w="90" w:type="dxa"/>
                </w:tcMar>
                <w:vAlign w:val="center"/>
              </w:tcPr>
            </w:tcPrChange>
          </w:tcPr>
          <w:p w14:paraId="68CCD892" w14:textId="6329C26B" w:rsidR="00BE0011" w:rsidRDefault="004C25F4">
            <w:pPr>
              <w:spacing w:line="264" w:lineRule="auto"/>
              <w:jc w:val="center"/>
            </w:pPr>
            <w:r>
              <w:t>0.</w:t>
            </w:r>
            <w:del w:id="830" w:author="Revision v4 to v5" w:date="2026-09-16T00:02:00Z">
              <w:r w:rsidR="0002162A">
                <w:delText>9010</w:delText>
              </w:r>
            </w:del>
            <w:ins w:id="831" w:author="Revision v4 to v5" w:date="2026-09-16T00:02:00Z">
              <w:r>
                <w:t>9288</w:t>
              </w:r>
            </w:ins>
          </w:p>
        </w:tc>
        <w:tc>
          <w:tcPr>
            <w:tcW w:w="1814" w:type="dxa"/>
            <w:tcMar>
              <w:top w:w="60" w:type="dxa"/>
              <w:left w:w="90" w:type="dxa"/>
              <w:bottom w:w="60" w:type="dxa"/>
              <w:right w:w="90" w:type="dxa"/>
            </w:tcMar>
            <w:vAlign w:val="center"/>
            <w:tcPrChange w:id="832" w:author="Revision v4 to v5" w:date="2026-09-16T00:02:00Z">
              <w:tcPr>
                <w:tcW w:w="1800" w:type="dxa"/>
                <w:gridSpan w:val="2"/>
                <w:tcMar>
                  <w:top w:w="60" w:type="dxa"/>
                  <w:left w:w="90" w:type="dxa"/>
                  <w:bottom w:w="60" w:type="dxa"/>
                  <w:right w:w="90" w:type="dxa"/>
                </w:tcMar>
                <w:vAlign w:val="center"/>
              </w:tcPr>
            </w:tcPrChange>
          </w:tcPr>
          <w:p w14:paraId="159D57BF" w14:textId="54147057" w:rsidR="00BE0011" w:rsidRDefault="004C25F4">
            <w:pPr>
              <w:spacing w:line="264" w:lineRule="auto"/>
              <w:jc w:val="center"/>
            </w:pPr>
            <w:r>
              <w:t>0.</w:t>
            </w:r>
            <w:del w:id="833" w:author="Revision v4 to v5" w:date="2026-09-16T00:02:00Z">
              <w:r w:rsidR="0002162A">
                <w:delText>5808</w:delText>
              </w:r>
            </w:del>
            <w:ins w:id="834" w:author="Revision v4 to v5" w:date="2026-09-16T00:02:00Z">
              <w:r>
                <w:t>6167</w:t>
              </w:r>
            </w:ins>
          </w:p>
        </w:tc>
        <w:tc>
          <w:tcPr>
            <w:tcW w:w="1814" w:type="dxa"/>
            <w:tcMar>
              <w:top w:w="60" w:type="dxa"/>
              <w:left w:w="90" w:type="dxa"/>
              <w:bottom w:w="60" w:type="dxa"/>
              <w:right w:w="90" w:type="dxa"/>
            </w:tcMar>
            <w:vAlign w:val="center"/>
            <w:tcPrChange w:id="835" w:author="Revision v4 to v5" w:date="2026-09-16T00:02:00Z">
              <w:tcPr>
                <w:tcW w:w="1800" w:type="dxa"/>
                <w:tcMar>
                  <w:top w:w="60" w:type="dxa"/>
                  <w:left w:w="90" w:type="dxa"/>
                  <w:bottom w:w="60" w:type="dxa"/>
                  <w:right w:w="90" w:type="dxa"/>
                </w:tcMar>
                <w:vAlign w:val="center"/>
              </w:tcPr>
            </w:tcPrChange>
          </w:tcPr>
          <w:p w14:paraId="503BF3C8" w14:textId="2F26A1E8" w:rsidR="00BE0011" w:rsidRDefault="004C25F4">
            <w:pPr>
              <w:spacing w:line="264" w:lineRule="auto"/>
              <w:jc w:val="center"/>
            </w:pPr>
            <w:r>
              <w:rPr>
                <w:rPrChange w:id="836" w:author="Revision v4 to v5" w:date="2026-09-16T00:02:00Z">
                  <w:rPr>
                    <w:b/>
                  </w:rPr>
                </w:rPrChange>
              </w:rPr>
              <w:t>0.</w:t>
            </w:r>
            <w:del w:id="837" w:author="Revision v4 to v5" w:date="2026-09-16T00:02:00Z">
              <w:r w:rsidR="0002162A">
                <w:rPr>
                  <w:b/>
                  <w:bCs/>
                </w:rPr>
                <w:delText>9015</w:delText>
              </w:r>
            </w:del>
            <w:ins w:id="838" w:author="Revision v4 to v5" w:date="2026-09-16T00:02:00Z">
              <w:r>
                <w:t>9264</w:t>
              </w:r>
            </w:ins>
          </w:p>
        </w:tc>
      </w:tr>
    </w:tbl>
    <w:p w14:paraId="781E151F" w14:textId="77777777" w:rsidR="00E148FD" w:rsidRDefault="0002162A">
      <w:pPr>
        <w:spacing w:before="200" w:after="40"/>
        <w:jc w:val="center"/>
        <w:rPr>
          <w:del w:id="839" w:author="Revision v4 to v5" w:date="2026-09-16T00:02:00Z"/>
        </w:rPr>
      </w:pPr>
      <w:del w:id="840" w:author="Revision v4 to v5" w:date="2026-09-16T00:02:00Z">
        <w:r>
          <w:rPr>
            <w:noProof/>
          </w:rPr>
          <w:drawing>
            <wp:inline distT="0" distB="0" distL="0" distR="0" wp14:anchorId="351D5048" wp14:editId="409DA41C">
              <wp:extent cx="4381500" cy="239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6080" name="Picture 453646080"/>
                      <pic:cNvPicPr>
                        <a:picLocks noChangeAspect="1" noChangeArrowheads="1"/>
                      </pic:cNvPicPr>
                    </pic:nvPicPr>
                    <pic:blipFill>
                      <a:blip r:embed="rId19"/>
                      <a:srcRect/>
                      <a:stretch>
                        <a:fillRect/>
                      </a:stretch>
                    </pic:blipFill>
                    <pic:spPr>
                      <a:xfrm>
                        <a:off x="0" y="0"/>
                        <a:ext cx="4381500" cy="2390775"/>
                      </a:xfrm>
                      <a:prstGeom prst="rect">
                        <a:avLst/>
                      </a:prstGeom>
                    </pic:spPr>
                  </pic:pic>
                </a:graphicData>
              </a:graphic>
            </wp:inline>
          </w:drawing>
        </w:r>
      </w:del>
    </w:p>
    <w:p w14:paraId="4DAD72A8" w14:textId="77777777" w:rsidR="00BE0011" w:rsidRDefault="004C25F4">
      <w:pPr>
        <w:spacing w:before="200" w:after="40"/>
        <w:jc w:val="center"/>
        <w:rPr>
          <w:ins w:id="841" w:author="Revision v4 to v5" w:date="2026-09-16T00:02:00Z"/>
        </w:rPr>
      </w:pPr>
      <w:ins w:id="842" w:author="Revision v4 to v5" w:date="2026-09-16T00:02:00Z">
        <w:r>
          <w:rPr>
            <w:noProof/>
          </w:rPr>
          <w:drawing>
            <wp:inline distT="0" distB="0" distL="0" distR="0" wp14:anchorId="59D3BA57" wp14:editId="2AA07512">
              <wp:extent cx="4381500" cy="2390775"/>
              <wp:effectExtent l="0" t="0" r="0" b="0"/>
              <wp:docPr id="453646080" name="Picture 45364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6080" name="Picture 453646080"/>
                      <pic:cNvPicPr>
                        <a:picLocks noChangeAspect="1" noChangeArrowheads="1"/>
                      </pic:cNvPicPr>
                    </pic:nvPicPr>
                    <pic:blipFill>
                      <a:blip r:embed="rId20"/>
                      <a:srcRect/>
                      <a:stretch>
                        <a:fillRect/>
                      </a:stretch>
                    </pic:blipFill>
                    <pic:spPr>
                      <a:xfrm>
                        <a:off x="0" y="0"/>
                        <a:ext cx="4381500" cy="2390775"/>
                      </a:xfrm>
                      <a:prstGeom prst="rect">
                        <a:avLst/>
                      </a:prstGeom>
                    </pic:spPr>
                  </pic:pic>
                </a:graphicData>
              </a:graphic>
            </wp:inline>
          </w:drawing>
        </w:r>
      </w:ins>
    </w:p>
    <w:p w14:paraId="12147F2F" w14:textId="7AADAAB9" w:rsidR="00BE0011" w:rsidRDefault="004C25F4">
      <w:pPr>
        <w:spacing w:before="120" w:after="260" w:line="264" w:lineRule="auto"/>
        <w:jc w:val="center"/>
      </w:pPr>
      <w:r>
        <w:rPr>
          <w:sz w:val="21"/>
          <w:rPrChange w:id="843" w:author="Revision v4 to v5" w:date="2026-09-16T00:02:00Z">
            <w:rPr>
              <w:b/>
              <w:sz w:val="21"/>
            </w:rPr>
          </w:rPrChange>
        </w:rPr>
        <w:t xml:space="preserve">Figure 7. </w:t>
      </w:r>
      <w:r>
        <w:rPr>
          <w:sz w:val="21"/>
          <w:rPrChange w:id="844" w:author="Revision v4 to v5" w:date="2026-09-16T00:02:00Z">
            <w:rPr>
              <w:i/>
              <w:sz w:val="21"/>
            </w:rPr>
          </w:rPrChange>
        </w:rPr>
        <w:t xml:space="preserve">Macro-F1 as a function of the number of top-ranked features used, XGBoost vs. LightGBM ranking (Table 7), </w:t>
      </w:r>
      <w:del w:id="845" w:author="Revision v4 to v5" w:date="2026-09-16T00:02:00Z">
        <w:r w:rsidR="0002162A">
          <w:rPr>
            <w:i/>
            <w:iCs/>
            <w:sz w:val="21"/>
            <w:szCs w:val="21"/>
          </w:rPr>
          <w:delText>under</w:delText>
        </w:r>
      </w:del>
      <w:ins w:id="846" w:author="Revision v4 to v5" w:date="2026-09-16T00:02:00Z">
        <w:r>
          <w:rPr>
            <w:sz w:val="21"/>
            <w:szCs w:val="21"/>
          </w:rPr>
          <w:t>without</w:t>
        </w:r>
      </w:ins>
      <w:r>
        <w:rPr>
          <w:sz w:val="21"/>
          <w:rPrChange w:id="847" w:author="Revision v4 to v5" w:date="2026-09-16T00:02:00Z">
            <w:rPr>
              <w:i/>
              <w:sz w:val="21"/>
            </w:rPr>
          </w:rPrChange>
        </w:rPr>
        <w:t xml:space="preserve"> class weighting.</w:t>
      </w:r>
    </w:p>
    <w:p w14:paraId="737B7244" w14:textId="77777777" w:rsidR="00E148FD" w:rsidRDefault="0002162A">
      <w:pPr>
        <w:spacing w:after="200" w:line="360" w:lineRule="auto"/>
        <w:ind w:firstLine="400"/>
        <w:rPr>
          <w:del w:id="848" w:author="Revision v4 to v5" w:date="2026-09-16T00:02:00Z"/>
        </w:rPr>
      </w:pPr>
      <w:del w:id="849" w:author="Revision v4 to v5" w:date="2026-09-16T00:02:00Z">
        <w:r>
          <w:rPr>
            <w:sz w:val="24"/>
            <w:szCs w:val="24"/>
          </w:rPr>
          <w:delText>Nine features recover approximately 97–98% of the best hold-out Macro-F1 for both models. Embedded verification was performed only for LightGBM, and the flat curve does not establish a un</w:delText>
        </w:r>
        <w:r>
          <w:rPr>
            <w:sz w:val="24"/>
            <w:szCs w:val="24"/>
          </w:rPr>
          <w:delText>ique optimum.</w:delText>
        </w:r>
      </w:del>
    </w:p>
    <w:p w14:paraId="375FF3FC" w14:textId="77777777" w:rsidR="00BE0011" w:rsidRDefault="004C25F4">
      <w:pPr>
        <w:spacing w:after="200" w:line="360" w:lineRule="auto"/>
        <w:ind w:firstLine="400"/>
        <w:rPr>
          <w:ins w:id="850" w:author="Revision v4 to v5" w:date="2026-09-16T00:02:00Z"/>
        </w:rPr>
      </w:pPr>
      <w:ins w:id="851" w:author="Revision v4 to v5" w:date="2026-09-16T00:02:00Z">
        <w:r>
          <w:rPr>
            <w:sz w:val="24"/>
            <w:szCs w:val="24"/>
          </w:rPr>
          <w:t>Nine of the thirteen features recover 98–99% of each model's best hold-out Macro-F1 without class weighting, and 98% under class weighting, so the feature-efficiency conclusion does not depend on the imbalance treatment. The unweighted curve is flatter still: even three features — DAYS_TO_MATURITY, LOAN_TENURE_DAYS and one product or utilization variable — already recover 95–97%. Two qualifications belong with that number. The curve is not monotone, because each k refits a different model rather than pruning one, so small differences between adjacent k are noise rather than evidence of an optimum; and embedded in-fold verification was performed only for LightGBM. The curve therefore identifies a broad efficient region, not a unique best k, and the governance argument is for dropping features that are free to drop rather than for any specific count.</w:t>
        </w:r>
      </w:ins>
    </w:p>
    <w:p w14:paraId="771FD014" w14:textId="77777777" w:rsidR="00BE0011" w:rsidRDefault="004C25F4">
      <w:pPr>
        <w:pStyle w:val="2SEBLH3"/>
      </w:pPr>
      <w:r>
        <w:t>4.3 Contribution of business feature groups: Gain vs. SHAP (RQ3)</w:t>
      </w:r>
    </w:p>
    <w:p w14:paraId="1A7E7EB0" w14:textId="61DB8CAB" w:rsidR="00BE0011" w:rsidRDefault="004C25F4">
      <w:pPr>
        <w:spacing w:before="160" w:after="120" w:line="276" w:lineRule="auto"/>
        <w:jc w:val="center"/>
      </w:pPr>
      <w:r>
        <w:rPr>
          <w:sz w:val="22"/>
          <w:rPrChange w:id="852" w:author="Revision v4 to v5" w:date="2026-09-16T00:02:00Z">
            <w:rPr>
              <w:b/>
              <w:sz w:val="22"/>
            </w:rPr>
          </w:rPrChange>
        </w:rPr>
        <w:t xml:space="preserve">Table 8. </w:t>
      </w:r>
      <w:r>
        <w:rPr>
          <w:sz w:val="22"/>
          <w:szCs w:val="22"/>
        </w:rPr>
        <w:t xml:space="preserve">Gain-based group importance </w:t>
      </w:r>
      <w:ins w:id="853" w:author="Revision v4 to v5" w:date="2026-09-16T00:02:00Z">
        <w:r>
          <w:rPr>
            <w:sz w:val="22"/>
            <w:szCs w:val="22"/>
          </w:rPr>
          <w:t xml:space="preserve">share (%) </w:t>
        </w:r>
      </w:ins>
      <w:r>
        <w:rPr>
          <w:sz w:val="22"/>
          <w:szCs w:val="22"/>
        </w:rPr>
        <w:t>— XGBoost vs. LightGBM</w:t>
      </w:r>
      <w:ins w:id="854" w:author="Revision v4 to v5" w:date="2026-09-16T00:02:00Z">
        <w:r>
          <w:rPr>
            <w:sz w:val="22"/>
            <w:szCs w:val="22"/>
          </w:rPr>
          <w:t>, both imbalance treatments</w:t>
        </w:r>
      </w:ins>
      <w:r>
        <w:rPr>
          <w:sz w:val="22"/>
          <w:szCs w:val="22"/>
        </w:rPr>
        <w:t xml:space="preserve"> (13-variable pool</w:t>
      </w:r>
      <w:del w:id="855" w:author="Revision v4 to v5" w:date="2026-09-16T00:02:00Z">
        <w:r w:rsidR="0002162A">
          <w:rPr>
            <w:sz w:val="22"/>
            <w:szCs w:val="22"/>
          </w:rPr>
          <w:delText>, class weighting</w:delText>
        </w:r>
      </w:del>
      <w:r>
        <w:rPr>
          <w:sz w:val="22"/>
          <w:szCs w:val="22"/>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481"/>
        <w:gridCol w:w="1495"/>
        <w:gridCol w:w="1486"/>
        <w:gridCol w:w="1350"/>
        <w:gridCol w:w="1589"/>
        <w:tblGridChange w:id="856">
          <w:tblGrid>
            <w:gridCol w:w="1671"/>
            <w:gridCol w:w="586"/>
            <w:gridCol w:w="1"/>
            <w:gridCol w:w="894"/>
            <w:gridCol w:w="920"/>
            <w:gridCol w:w="575"/>
            <w:gridCol w:w="111"/>
            <w:gridCol w:w="1128"/>
            <w:gridCol w:w="247"/>
            <w:gridCol w:w="439"/>
            <w:gridCol w:w="686"/>
            <w:gridCol w:w="1128"/>
            <w:gridCol w:w="686"/>
            <w:gridCol w:w="1814"/>
          </w:tblGrid>
        </w:tblGridChange>
      </w:tblGrid>
      <w:tr w:rsidR="0002162A" w14:paraId="4EF0AC37" w14:textId="77777777">
        <w:trPr>
          <w:tblHeader/>
        </w:trPr>
        <w:tc>
          <w:tcPr>
            <w:tcW w:w="1814" w:type="dxa"/>
            <w:shd w:val="clear" w:color="auto" w:fill="D9D9D9"/>
            <w:tcMar>
              <w:top w:w="60" w:type="dxa"/>
              <w:left w:w="90" w:type="dxa"/>
              <w:bottom w:w="60" w:type="dxa"/>
              <w:right w:w="90" w:type="dxa"/>
            </w:tcMar>
            <w:vAlign w:val="center"/>
          </w:tcPr>
          <w:p w14:paraId="01CEDD50" w14:textId="77777777" w:rsidR="00BE0011" w:rsidRDefault="004C25F4">
            <w:pPr>
              <w:spacing w:line="264" w:lineRule="auto"/>
            </w:pPr>
            <w:r>
              <w:rPr>
                <w:rPrChange w:id="857" w:author="Revision v4 to v5" w:date="2026-09-16T00:02:00Z">
                  <w:rPr>
                    <w:b/>
                  </w:rPr>
                </w:rPrChange>
              </w:rPr>
              <w:t>Business group</w:t>
            </w:r>
          </w:p>
        </w:tc>
        <w:tc>
          <w:tcPr>
            <w:tcW w:w="1814" w:type="dxa"/>
            <w:shd w:val="clear" w:color="auto" w:fill="D9D9D9"/>
            <w:tcMar>
              <w:top w:w="60" w:type="dxa"/>
              <w:left w:w="90" w:type="dxa"/>
              <w:bottom w:w="60" w:type="dxa"/>
              <w:right w:w="90" w:type="dxa"/>
            </w:tcMar>
            <w:vAlign w:val="center"/>
          </w:tcPr>
          <w:p w14:paraId="780D0274" w14:textId="3EB0609A" w:rsidR="00BE0011" w:rsidRDefault="004C25F4">
            <w:pPr>
              <w:spacing w:line="264" w:lineRule="auto"/>
              <w:jc w:val="center"/>
            </w:pPr>
            <w:r>
              <w:rPr>
                <w:rPrChange w:id="858" w:author="Revision v4 to v5" w:date="2026-09-16T00:02:00Z">
                  <w:rPr>
                    <w:b/>
                  </w:rPr>
                </w:rPrChange>
              </w:rPr>
              <w:t xml:space="preserve">XGBoost </w:t>
            </w:r>
            <w:del w:id="859" w:author="Revision v4 to v5" w:date="2026-09-16T00:02:00Z">
              <w:r w:rsidR="0002162A">
                <w:rPr>
                  <w:b/>
                  <w:bCs/>
                </w:rPr>
                <w:delText>Gain (%)</w:delText>
              </w:r>
            </w:del>
            <w:ins w:id="860" w:author="Revision v4 to v5" w:date="2026-09-16T00:02:00Z">
              <w:r>
                <w:t>(none)</w:t>
              </w:r>
            </w:ins>
          </w:p>
        </w:tc>
        <w:tc>
          <w:tcPr>
            <w:tcW w:w="1814" w:type="dxa"/>
            <w:shd w:val="clear" w:color="auto" w:fill="D9D9D9"/>
            <w:tcMar>
              <w:top w:w="60" w:type="dxa"/>
              <w:left w:w="90" w:type="dxa"/>
              <w:bottom w:w="60" w:type="dxa"/>
              <w:right w:w="90" w:type="dxa"/>
            </w:tcMar>
            <w:vAlign w:val="center"/>
          </w:tcPr>
          <w:p w14:paraId="2624056B" w14:textId="0F76BDAE" w:rsidR="00BE0011" w:rsidRDefault="004C25F4">
            <w:pPr>
              <w:spacing w:line="264" w:lineRule="auto"/>
              <w:jc w:val="center"/>
            </w:pPr>
            <w:r>
              <w:rPr>
                <w:rPrChange w:id="861" w:author="Revision v4 to v5" w:date="2026-09-16T00:02:00Z">
                  <w:rPr>
                    <w:b/>
                  </w:rPr>
                </w:rPrChange>
              </w:rPr>
              <w:t xml:space="preserve">LightGBM </w:t>
            </w:r>
            <w:del w:id="862" w:author="Revision v4 to v5" w:date="2026-09-16T00:02:00Z">
              <w:r w:rsidR="0002162A">
                <w:rPr>
                  <w:b/>
                  <w:bCs/>
                </w:rPr>
                <w:delText>Gain (%)</w:delText>
              </w:r>
            </w:del>
            <w:ins w:id="863" w:author="Revision v4 to v5" w:date="2026-09-16T00:02:00Z">
              <w:r>
                <w:t>(none)</w:t>
              </w:r>
            </w:ins>
          </w:p>
        </w:tc>
        <w:tc>
          <w:tcPr>
            <w:tcW w:w="1814" w:type="dxa"/>
            <w:shd w:val="clear" w:color="auto" w:fill="D9D9D9"/>
            <w:tcMar>
              <w:top w:w="60" w:type="dxa"/>
              <w:left w:w="90" w:type="dxa"/>
              <w:bottom w:w="60" w:type="dxa"/>
              <w:right w:w="90" w:type="dxa"/>
            </w:tcMar>
            <w:vAlign w:val="center"/>
            <w:cellIns w:id="864" w:author="Revision v4 to v5" w:date="2026-09-16T00:02:00Z"/>
          </w:tcPr>
          <w:p w14:paraId="641C25C1" w14:textId="77777777" w:rsidR="00BE0011" w:rsidRDefault="004C25F4">
            <w:pPr>
              <w:spacing w:line="264" w:lineRule="auto"/>
              <w:jc w:val="center"/>
            </w:pPr>
            <w:ins w:id="865" w:author="Revision v4 to v5" w:date="2026-09-16T00:02:00Z">
              <w:r>
                <w:t>XGBoost (weighted)</w:t>
              </w:r>
            </w:ins>
          </w:p>
        </w:tc>
        <w:tc>
          <w:tcPr>
            <w:tcW w:w="1814" w:type="dxa"/>
            <w:gridSpan w:val="2"/>
            <w:shd w:val="clear" w:color="auto" w:fill="D9D9D9"/>
            <w:tcMar>
              <w:top w:w="60" w:type="dxa"/>
              <w:left w:w="90" w:type="dxa"/>
              <w:bottom w:w="60" w:type="dxa"/>
              <w:right w:w="90" w:type="dxa"/>
            </w:tcMar>
            <w:vAlign w:val="center"/>
            <w:cellIns w:id="866" w:author="Revision v4 to v5" w:date="2026-09-16T00:02:00Z"/>
          </w:tcPr>
          <w:p w14:paraId="26E148F0" w14:textId="77777777" w:rsidR="00BE0011" w:rsidRDefault="004C25F4">
            <w:pPr>
              <w:spacing w:line="264" w:lineRule="auto"/>
              <w:jc w:val="center"/>
            </w:pPr>
            <w:ins w:id="867" w:author="Revision v4 to v5" w:date="2026-09-16T00:02:00Z">
              <w:r>
                <w:t>LightGBM (weighted)</w:t>
              </w:r>
            </w:ins>
          </w:p>
        </w:tc>
      </w:tr>
      <w:tr w:rsidR="00BE0011" w14:paraId="36113663"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86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869" w:author="Revision v4 to v5" w:date="2026-09-16T00:02:00Z">
              <w:tcPr>
                <w:tcW w:w="4072" w:type="dxa"/>
                <w:gridSpan w:val="5"/>
                <w:tcMar>
                  <w:top w:w="60" w:type="dxa"/>
                  <w:left w:w="90" w:type="dxa"/>
                  <w:bottom w:w="60" w:type="dxa"/>
                  <w:right w:w="90" w:type="dxa"/>
                </w:tcMar>
                <w:vAlign w:val="center"/>
              </w:tcPr>
            </w:tcPrChange>
          </w:tcPr>
          <w:p w14:paraId="020BABBA" w14:textId="5957657F" w:rsidR="00BE0011" w:rsidRDefault="004C25F4">
            <w:pPr>
              <w:spacing w:line="264" w:lineRule="auto"/>
            </w:pPr>
            <w:moveToRangeStart w:id="870" w:author="Revision v4 to v5" w:date="2026-09-16T00:02:00Z" w:name="move240409344"/>
            <w:moveTo w:id="871" w:author="Revision v4 to v5" w:date="2026-09-16T00:02:00Z">
              <w:r>
                <w:t>Loan tenure / maturity</w:t>
              </w:r>
            </w:moveTo>
            <w:moveFromRangeStart w:id="872" w:author="Revision v4 to v5" w:date="2026-09-16T00:02:00Z" w:name="move240409345"/>
            <w:moveToRangeEnd w:id="870"/>
            <w:moveFrom w:id="873" w:author="Revision v4 to v5" w:date="2026-09-16T00:02:00Z">
              <w:r>
                <w:t>Product &amp; loan purpose</w:t>
              </w:r>
            </w:moveFrom>
            <w:moveFromRangeEnd w:id="872"/>
          </w:p>
        </w:tc>
        <w:tc>
          <w:tcPr>
            <w:tcW w:w="1814" w:type="dxa"/>
            <w:tcMar>
              <w:top w:w="60" w:type="dxa"/>
              <w:left w:w="90" w:type="dxa"/>
              <w:bottom w:w="60" w:type="dxa"/>
              <w:right w:w="90" w:type="dxa"/>
            </w:tcMar>
            <w:vAlign w:val="center"/>
            <w:tcPrChange w:id="874" w:author="Revision v4 to v5" w:date="2026-09-16T00:02:00Z">
              <w:tcPr>
                <w:tcW w:w="2500" w:type="dxa"/>
                <w:gridSpan w:val="5"/>
                <w:tcMar>
                  <w:top w:w="60" w:type="dxa"/>
                  <w:left w:w="90" w:type="dxa"/>
                  <w:bottom w:w="60" w:type="dxa"/>
                  <w:right w:w="90" w:type="dxa"/>
                </w:tcMar>
                <w:vAlign w:val="center"/>
              </w:tcPr>
            </w:tcPrChange>
          </w:tcPr>
          <w:p w14:paraId="14C7A7B5" w14:textId="08DD9634" w:rsidR="00BE0011" w:rsidRDefault="0002162A">
            <w:pPr>
              <w:spacing w:line="264" w:lineRule="auto"/>
              <w:jc w:val="center"/>
            </w:pPr>
            <w:del w:id="875" w:author="Revision v4 to v5" w:date="2026-09-16T00:02:00Z">
              <w:r>
                <w:delText>27</w:delText>
              </w:r>
            </w:del>
            <w:ins w:id="876" w:author="Revision v4 to v5" w:date="2026-09-16T00:02:00Z">
              <w:r w:rsidR="004C25F4">
                <w:t>43</w:t>
              </w:r>
            </w:ins>
            <w:r w:rsidR="004C25F4">
              <w:t>.1</w:t>
            </w:r>
          </w:p>
        </w:tc>
        <w:tc>
          <w:tcPr>
            <w:tcW w:w="1814" w:type="dxa"/>
            <w:tcMar>
              <w:top w:w="60" w:type="dxa"/>
              <w:left w:w="90" w:type="dxa"/>
              <w:bottom w:w="60" w:type="dxa"/>
              <w:right w:w="90" w:type="dxa"/>
            </w:tcMar>
            <w:vAlign w:val="center"/>
            <w:tcPrChange w:id="877" w:author="Revision v4 to v5" w:date="2026-09-16T00:02:00Z">
              <w:tcPr>
                <w:tcW w:w="2500" w:type="dxa"/>
                <w:tcMar>
                  <w:top w:w="60" w:type="dxa"/>
                  <w:left w:w="90" w:type="dxa"/>
                  <w:bottom w:w="60" w:type="dxa"/>
                  <w:right w:w="90" w:type="dxa"/>
                </w:tcMar>
                <w:vAlign w:val="center"/>
              </w:tcPr>
            </w:tcPrChange>
          </w:tcPr>
          <w:p w14:paraId="4A7999E1" w14:textId="37D7ECEF" w:rsidR="00BE0011" w:rsidRDefault="0002162A">
            <w:pPr>
              <w:spacing w:line="264" w:lineRule="auto"/>
              <w:jc w:val="center"/>
            </w:pPr>
            <w:del w:id="878" w:author="Revision v4 to v5" w:date="2026-09-16T00:02:00Z">
              <w:r>
                <w:delText>11.8</w:delText>
              </w:r>
            </w:del>
            <w:ins w:id="879" w:author="Revision v4 to v5" w:date="2026-09-16T00:02:00Z">
              <w:r w:rsidR="004C25F4">
                <w:t>60.0</w:t>
              </w:r>
            </w:ins>
          </w:p>
        </w:tc>
        <w:tc>
          <w:tcPr>
            <w:tcW w:w="1814" w:type="dxa"/>
            <w:tcMar>
              <w:top w:w="60" w:type="dxa"/>
              <w:left w:w="90" w:type="dxa"/>
              <w:bottom w:w="60" w:type="dxa"/>
              <w:right w:w="90" w:type="dxa"/>
            </w:tcMar>
            <w:vAlign w:val="center"/>
            <w:cellIns w:id="880" w:author="Revision v4 to v5" w:date="2026-09-16T00:02:00Z"/>
            <w:tcPrChange w:id="881" w:author="Revision v4 to v5" w:date="2026-09-16T00:02:00Z">
              <w:tcPr>
                <w:tcW w:w="2500" w:type="dxa"/>
                <w:gridSpan w:val="2"/>
                <w:tcMar>
                  <w:top w:w="60" w:type="dxa"/>
                  <w:left w:w="90" w:type="dxa"/>
                  <w:bottom w:w="60" w:type="dxa"/>
                  <w:right w:w="90" w:type="dxa"/>
                </w:tcMar>
                <w:vAlign w:val="center"/>
                <w:cellIns w:id="882" w:author="Revision v4 to v5" w:date="2026-09-16T00:02:00Z"/>
              </w:tcPr>
            </w:tcPrChange>
          </w:tcPr>
          <w:p w14:paraId="2BB7E147" w14:textId="77777777" w:rsidR="00BE0011" w:rsidRDefault="004C25F4">
            <w:pPr>
              <w:spacing w:line="264" w:lineRule="auto"/>
              <w:jc w:val="center"/>
            </w:pPr>
            <w:ins w:id="883" w:author="Revision v4 to v5" w:date="2026-09-16T00:02:00Z">
              <w:r>
                <w:t>31.7</w:t>
              </w:r>
            </w:ins>
          </w:p>
        </w:tc>
        <w:tc>
          <w:tcPr>
            <w:tcW w:w="1814" w:type="dxa"/>
            <w:gridSpan w:val="2"/>
            <w:tcMar>
              <w:top w:w="60" w:type="dxa"/>
              <w:left w:w="90" w:type="dxa"/>
              <w:bottom w:w="60" w:type="dxa"/>
              <w:right w:w="90" w:type="dxa"/>
            </w:tcMar>
            <w:vAlign w:val="center"/>
            <w:cellIns w:id="884" w:author="Revision v4 to v5" w:date="2026-09-16T00:02:00Z"/>
            <w:tcPrChange w:id="885" w:author="Revision v4 to v5" w:date="2026-09-16T00:02:00Z">
              <w:tcPr>
                <w:tcW w:w="2500" w:type="dxa"/>
                <w:tcMar>
                  <w:top w:w="60" w:type="dxa"/>
                  <w:left w:w="90" w:type="dxa"/>
                  <w:bottom w:w="60" w:type="dxa"/>
                  <w:right w:w="90" w:type="dxa"/>
                </w:tcMar>
                <w:vAlign w:val="center"/>
                <w:cellIns w:id="886" w:author="Revision v4 to v5" w:date="2026-09-16T00:02:00Z"/>
              </w:tcPr>
            </w:tcPrChange>
          </w:tcPr>
          <w:p w14:paraId="484A1C36" w14:textId="77777777" w:rsidR="00BE0011" w:rsidRDefault="004C25F4">
            <w:pPr>
              <w:spacing w:line="264" w:lineRule="auto"/>
              <w:jc w:val="center"/>
            </w:pPr>
            <w:ins w:id="887" w:author="Revision v4 to v5" w:date="2026-09-16T00:02:00Z">
              <w:r>
                <w:t>49.3</w:t>
              </w:r>
            </w:ins>
          </w:p>
        </w:tc>
      </w:tr>
      <w:tr w:rsidR="00BE0011" w14:paraId="65FA833A" w14:textId="3F863358">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88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889" w:author="Revision v4 to v5" w:date="2026-09-16T00:02:00Z">
              <w:tcPr>
                <w:tcW w:w="4072" w:type="dxa"/>
                <w:gridSpan w:val="2"/>
                <w:tcMar>
                  <w:top w:w="60" w:type="dxa"/>
                  <w:left w:w="90" w:type="dxa"/>
                  <w:bottom w:w="60" w:type="dxa"/>
                  <w:right w:w="90" w:type="dxa"/>
                </w:tcMar>
                <w:vAlign w:val="center"/>
              </w:tcPr>
            </w:tcPrChange>
          </w:tcPr>
          <w:p w14:paraId="5E291F07" w14:textId="71A94E75" w:rsidR="00BE0011" w:rsidRDefault="004C25F4">
            <w:pPr>
              <w:spacing w:line="264" w:lineRule="auto"/>
            </w:pPr>
            <w:moveToRangeStart w:id="890" w:author="Revision v4 to v5" w:date="2026-09-16T00:02:00Z" w:name="move240409346"/>
            <w:moveTo w:id="891" w:author="Revision v4 to v5" w:date="2026-09-16T00:02:00Z">
              <w:r>
                <w:t>Balance &amp; utilization</w:t>
              </w:r>
            </w:moveTo>
            <w:moveFromRangeStart w:id="892" w:author="Revision v4 to v5" w:date="2026-09-16T00:02:00Z" w:name="move240409344"/>
            <w:moveToRangeEnd w:id="890"/>
            <w:moveFrom w:id="893" w:author="Revision v4 to v5" w:date="2026-09-16T00:02:00Z">
              <w:r>
                <w:t>Loan tenure / maturity</w:t>
              </w:r>
            </w:moveFrom>
            <w:moveFromRangeEnd w:id="892"/>
          </w:p>
        </w:tc>
        <w:tc>
          <w:tcPr>
            <w:tcW w:w="1814" w:type="dxa"/>
            <w:tcMar>
              <w:top w:w="60" w:type="dxa"/>
              <w:left w:w="90" w:type="dxa"/>
              <w:bottom w:w="60" w:type="dxa"/>
              <w:right w:w="90" w:type="dxa"/>
            </w:tcMar>
            <w:vAlign w:val="center"/>
            <w:cellIns w:id="894" w:author="Revision v4 to v5" w:date="2026-09-16T00:02:00Z"/>
            <w:tcPrChange w:id="895" w:author="Revision v4 to v5" w:date="2026-09-16T00:02:00Z">
              <w:tcPr>
                <w:tcW w:w="4072" w:type="dxa"/>
                <w:tcMar>
                  <w:top w:w="60" w:type="dxa"/>
                  <w:left w:w="90" w:type="dxa"/>
                  <w:bottom w:w="60" w:type="dxa"/>
                  <w:right w:w="90" w:type="dxa"/>
                </w:tcMar>
                <w:vAlign w:val="center"/>
                <w:cellIns w:id="896" w:author="Revision v4 to v5" w:date="2026-09-16T00:02:00Z"/>
              </w:tcPr>
            </w:tcPrChange>
          </w:tcPr>
          <w:p w14:paraId="6A984075" w14:textId="77777777" w:rsidR="00BE0011" w:rsidRDefault="004C25F4">
            <w:pPr>
              <w:spacing w:line="264" w:lineRule="auto"/>
              <w:jc w:val="center"/>
            </w:pPr>
            <w:ins w:id="897" w:author="Revision v4 to v5" w:date="2026-09-16T00:02:00Z">
              <w:r>
                <w:t>11.2</w:t>
              </w:r>
            </w:ins>
          </w:p>
        </w:tc>
        <w:tc>
          <w:tcPr>
            <w:tcW w:w="1814" w:type="dxa"/>
            <w:tcMar>
              <w:top w:w="60" w:type="dxa"/>
              <w:left w:w="90" w:type="dxa"/>
              <w:bottom w:w="60" w:type="dxa"/>
              <w:right w:w="90" w:type="dxa"/>
            </w:tcMar>
            <w:vAlign w:val="center"/>
            <w:cellIns w:id="898" w:author="Revision v4 to v5" w:date="2026-09-16T00:02:00Z"/>
            <w:tcPrChange w:id="899" w:author="Revision v4 to v5" w:date="2026-09-16T00:02:00Z">
              <w:tcPr>
                <w:tcW w:w="4072" w:type="dxa"/>
                <w:gridSpan w:val="2"/>
                <w:tcMar>
                  <w:top w:w="60" w:type="dxa"/>
                  <w:left w:w="90" w:type="dxa"/>
                  <w:bottom w:w="60" w:type="dxa"/>
                  <w:right w:w="90" w:type="dxa"/>
                </w:tcMar>
                <w:vAlign w:val="center"/>
                <w:cellIns w:id="900" w:author="Revision v4 to v5" w:date="2026-09-16T00:02:00Z"/>
              </w:tcPr>
            </w:tcPrChange>
          </w:tcPr>
          <w:p w14:paraId="6DEDBE70" w14:textId="77777777" w:rsidR="00BE0011" w:rsidRDefault="004C25F4">
            <w:pPr>
              <w:spacing w:line="264" w:lineRule="auto"/>
              <w:jc w:val="center"/>
            </w:pPr>
            <w:ins w:id="901" w:author="Revision v4 to v5" w:date="2026-09-16T00:02:00Z">
              <w:r>
                <w:t>18.3</w:t>
              </w:r>
            </w:ins>
          </w:p>
        </w:tc>
        <w:tc>
          <w:tcPr>
            <w:tcW w:w="1814" w:type="dxa"/>
            <w:tcMar>
              <w:top w:w="60" w:type="dxa"/>
              <w:left w:w="90" w:type="dxa"/>
              <w:bottom w:w="60" w:type="dxa"/>
              <w:right w:w="90" w:type="dxa"/>
            </w:tcMar>
            <w:vAlign w:val="center"/>
            <w:cellIns w:id="902" w:author="Revision v4 to v5" w:date="2026-09-16T00:02:00Z"/>
            <w:tcPrChange w:id="903" w:author="Revision v4 to v5" w:date="2026-09-16T00:02:00Z">
              <w:tcPr>
                <w:tcW w:w="4072" w:type="dxa"/>
                <w:gridSpan w:val="3"/>
                <w:tcMar>
                  <w:top w:w="60" w:type="dxa"/>
                  <w:left w:w="90" w:type="dxa"/>
                  <w:bottom w:w="60" w:type="dxa"/>
                  <w:right w:w="90" w:type="dxa"/>
                </w:tcMar>
                <w:vAlign w:val="center"/>
                <w:cellIns w:id="904" w:author="Revision v4 to v5" w:date="2026-09-16T00:02:00Z"/>
              </w:tcPr>
            </w:tcPrChange>
          </w:tcPr>
          <w:p w14:paraId="54AFCB24" w14:textId="77777777" w:rsidR="00BE0011" w:rsidRDefault="004C25F4">
            <w:pPr>
              <w:spacing w:line="264" w:lineRule="auto"/>
              <w:jc w:val="center"/>
            </w:pPr>
            <w:ins w:id="905" w:author="Revision v4 to v5" w:date="2026-09-16T00:02:00Z">
              <w:r>
                <w:t>16.8</w:t>
              </w:r>
            </w:ins>
          </w:p>
        </w:tc>
        <w:tc>
          <w:tcPr>
            <w:tcW w:w="1814" w:type="dxa"/>
            <w:tcMar>
              <w:top w:w="60" w:type="dxa"/>
              <w:left w:w="90" w:type="dxa"/>
              <w:bottom w:w="60" w:type="dxa"/>
              <w:right w:w="90" w:type="dxa"/>
            </w:tcMar>
            <w:vAlign w:val="center"/>
            <w:tcPrChange w:id="906" w:author="Revision v4 to v5" w:date="2026-09-16T00:02:00Z">
              <w:tcPr>
                <w:tcW w:w="2500" w:type="dxa"/>
                <w:gridSpan w:val="4"/>
                <w:tcMar>
                  <w:top w:w="60" w:type="dxa"/>
                  <w:left w:w="90" w:type="dxa"/>
                  <w:bottom w:w="60" w:type="dxa"/>
                  <w:right w:w="90" w:type="dxa"/>
                </w:tcMar>
                <w:vAlign w:val="center"/>
              </w:tcPr>
            </w:tcPrChange>
          </w:tcPr>
          <w:p w14:paraId="7711190A" w14:textId="0733E335" w:rsidR="00BE0011" w:rsidRDefault="0002162A">
            <w:pPr>
              <w:spacing w:line="264" w:lineRule="auto"/>
              <w:jc w:val="center"/>
            </w:pPr>
            <w:del w:id="907" w:author="Revision v4 to v5" w:date="2026-09-16T00:02:00Z">
              <w:r>
                <w:delText>27</w:delText>
              </w:r>
            </w:del>
            <w:ins w:id="908" w:author="Revision v4 to v5" w:date="2026-09-16T00:02:00Z">
              <w:r w:rsidR="004C25F4">
                <w:t>24</w:t>
              </w:r>
            </w:ins>
            <w:r w:rsidR="004C25F4">
              <w:t>.6</w:t>
            </w:r>
          </w:p>
        </w:tc>
        <w:tc>
          <w:tcPr>
            <w:tcW w:w="2500" w:type="dxa"/>
            <w:cellDel w:id="909" w:author="Revision v4 to v5" w:date="2026-09-16T00:02:00Z"/>
            <w:tcPrChange w:id="910" w:author="Revision v4 to v5" w:date="2026-09-16T00:02:00Z">
              <w:tcPr>
                <w:tcW w:w="2500" w:type="dxa"/>
                <w:gridSpan w:val="2"/>
                <w:tcMar>
                  <w:top w:w="60" w:type="dxa"/>
                  <w:left w:w="90" w:type="dxa"/>
                  <w:bottom w:w="60" w:type="dxa"/>
                  <w:right w:w="90" w:type="dxa"/>
                </w:tcMar>
                <w:vAlign w:val="center"/>
                <w:cellDel w:id="911" w:author="Revision v4 to v5" w:date="2026-09-16T00:02:00Z"/>
              </w:tcPr>
            </w:tcPrChange>
          </w:tcPr>
          <w:p w14:paraId="3E88B746" w14:textId="77777777" w:rsidR="00000000" w:rsidRDefault="0002162A">
            <w:pPr>
              <w:spacing w:line="264" w:lineRule="auto"/>
              <w:jc w:val="center"/>
            </w:pPr>
            <w:del w:id="912" w:author="Revision v4 to v5" w:date="2026-09-16T00:02:00Z">
              <w:r>
                <w:delText>37.4</w:delText>
              </w:r>
            </w:del>
          </w:p>
        </w:tc>
      </w:tr>
      <w:tr w:rsidR="00BE0011" w14:paraId="195B0CD9"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913"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914" w:author="Revision v4 to v5" w:date="2026-09-16T00:02:00Z">
              <w:tcPr>
                <w:tcW w:w="4072" w:type="dxa"/>
                <w:gridSpan w:val="5"/>
                <w:tcMar>
                  <w:top w:w="60" w:type="dxa"/>
                  <w:left w:w="90" w:type="dxa"/>
                  <w:bottom w:w="60" w:type="dxa"/>
                  <w:right w:w="90" w:type="dxa"/>
                </w:tcMar>
                <w:vAlign w:val="center"/>
              </w:tcPr>
            </w:tcPrChange>
          </w:tcPr>
          <w:p w14:paraId="568925CE" w14:textId="4F19681B" w:rsidR="00BE0011" w:rsidRDefault="004C25F4">
            <w:pPr>
              <w:spacing w:line="264" w:lineRule="auto"/>
            </w:pPr>
            <w:moveToRangeStart w:id="915" w:author="Revision v4 to v5" w:date="2026-09-16T00:02:00Z" w:name="move240409347"/>
            <w:moveTo w:id="916" w:author="Revision v4 to v5" w:date="2026-09-16T00:02:00Z">
              <w:r>
                <w:t>Branch / organisational unit</w:t>
              </w:r>
            </w:moveTo>
            <w:moveFromRangeStart w:id="917" w:author="Revision v4 to v5" w:date="2026-09-16T00:02:00Z" w:name="move240409346"/>
            <w:moveToRangeEnd w:id="915"/>
            <w:moveFrom w:id="918" w:author="Revision v4 to v5" w:date="2026-09-16T00:02:00Z">
              <w:r>
                <w:t>Balance &amp; utilization</w:t>
              </w:r>
            </w:moveFrom>
            <w:moveFromRangeEnd w:id="917"/>
          </w:p>
        </w:tc>
        <w:tc>
          <w:tcPr>
            <w:tcW w:w="1814" w:type="dxa"/>
            <w:tcMar>
              <w:top w:w="60" w:type="dxa"/>
              <w:left w:w="90" w:type="dxa"/>
              <w:bottom w:w="60" w:type="dxa"/>
              <w:right w:w="90" w:type="dxa"/>
            </w:tcMar>
            <w:vAlign w:val="center"/>
            <w:tcPrChange w:id="919" w:author="Revision v4 to v5" w:date="2026-09-16T00:02:00Z">
              <w:tcPr>
                <w:tcW w:w="2500" w:type="dxa"/>
                <w:gridSpan w:val="5"/>
                <w:tcMar>
                  <w:top w:w="60" w:type="dxa"/>
                  <w:left w:w="90" w:type="dxa"/>
                  <w:bottom w:w="60" w:type="dxa"/>
                  <w:right w:w="90" w:type="dxa"/>
                </w:tcMar>
                <w:vAlign w:val="center"/>
              </w:tcPr>
            </w:tcPrChange>
          </w:tcPr>
          <w:p w14:paraId="667C3297" w14:textId="1CBBC481" w:rsidR="00BE0011" w:rsidRDefault="0002162A">
            <w:pPr>
              <w:spacing w:line="264" w:lineRule="auto"/>
              <w:jc w:val="center"/>
            </w:pPr>
            <w:del w:id="920" w:author="Revision v4 to v5" w:date="2026-09-16T00:02:00Z">
              <w:r>
                <w:delText>15.</w:delText>
              </w:r>
            </w:del>
            <w:r w:rsidR="004C25F4">
              <w:t>7</w:t>
            </w:r>
            <w:ins w:id="921" w:author="Revision v4 to v5" w:date="2026-09-16T00:02:00Z">
              <w:r w:rsidR="004C25F4">
                <w:t>.6</w:t>
              </w:r>
            </w:ins>
          </w:p>
        </w:tc>
        <w:tc>
          <w:tcPr>
            <w:tcW w:w="1814" w:type="dxa"/>
            <w:tcMar>
              <w:top w:w="60" w:type="dxa"/>
              <w:left w:w="90" w:type="dxa"/>
              <w:bottom w:w="60" w:type="dxa"/>
              <w:right w:w="90" w:type="dxa"/>
            </w:tcMar>
            <w:vAlign w:val="center"/>
            <w:tcPrChange w:id="922" w:author="Revision v4 to v5" w:date="2026-09-16T00:02:00Z">
              <w:tcPr>
                <w:tcW w:w="2500" w:type="dxa"/>
                <w:tcMar>
                  <w:top w:w="60" w:type="dxa"/>
                  <w:left w:w="90" w:type="dxa"/>
                  <w:bottom w:w="60" w:type="dxa"/>
                  <w:right w:w="90" w:type="dxa"/>
                </w:tcMar>
                <w:vAlign w:val="center"/>
              </w:tcPr>
            </w:tcPrChange>
          </w:tcPr>
          <w:p w14:paraId="45ADB421" w14:textId="6A6E4388" w:rsidR="00BE0011" w:rsidRDefault="0002162A">
            <w:pPr>
              <w:spacing w:line="264" w:lineRule="auto"/>
              <w:jc w:val="center"/>
            </w:pPr>
            <w:del w:id="923" w:author="Revision v4 to v5" w:date="2026-09-16T00:02:00Z">
              <w:r>
                <w:delText>26.0</w:delText>
              </w:r>
            </w:del>
            <w:ins w:id="924" w:author="Revision v4 to v5" w:date="2026-09-16T00:02:00Z">
              <w:r w:rsidR="004C25F4">
                <w:t>9.1</w:t>
              </w:r>
            </w:ins>
          </w:p>
        </w:tc>
        <w:tc>
          <w:tcPr>
            <w:tcW w:w="1814" w:type="dxa"/>
            <w:tcMar>
              <w:top w:w="60" w:type="dxa"/>
              <w:left w:w="90" w:type="dxa"/>
              <w:bottom w:w="60" w:type="dxa"/>
              <w:right w:w="90" w:type="dxa"/>
            </w:tcMar>
            <w:vAlign w:val="center"/>
            <w:cellIns w:id="925" w:author="Revision v4 to v5" w:date="2026-09-16T00:02:00Z"/>
            <w:tcPrChange w:id="926" w:author="Revision v4 to v5" w:date="2026-09-16T00:02:00Z">
              <w:tcPr>
                <w:tcW w:w="2500" w:type="dxa"/>
                <w:gridSpan w:val="2"/>
                <w:tcMar>
                  <w:top w:w="60" w:type="dxa"/>
                  <w:left w:w="90" w:type="dxa"/>
                  <w:bottom w:w="60" w:type="dxa"/>
                  <w:right w:w="90" w:type="dxa"/>
                </w:tcMar>
                <w:vAlign w:val="center"/>
                <w:cellIns w:id="927" w:author="Revision v4 to v5" w:date="2026-09-16T00:02:00Z"/>
              </w:tcPr>
            </w:tcPrChange>
          </w:tcPr>
          <w:p w14:paraId="33E437B2" w14:textId="77777777" w:rsidR="00BE0011" w:rsidRDefault="004C25F4">
            <w:pPr>
              <w:spacing w:line="264" w:lineRule="auto"/>
              <w:jc w:val="center"/>
            </w:pPr>
            <w:ins w:id="928" w:author="Revision v4 to v5" w:date="2026-09-16T00:02:00Z">
              <w:r>
                <w:t>11.2</w:t>
              </w:r>
            </w:ins>
          </w:p>
        </w:tc>
        <w:tc>
          <w:tcPr>
            <w:tcW w:w="1814" w:type="dxa"/>
            <w:gridSpan w:val="2"/>
            <w:tcMar>
              <w:top w:w="60" w:type="dxa"/>
              <w:left w:w="90" w:type="dxa"/>
              <w:bottom w:w="60" w:type="dxa"/>
              <w:right w:w="90" w:type="dxa"/>
            </w:tcMar>
            <w:vAlign w:val="center"/>
            <w:cellIns w:id="929" w:author="Revision v4 to v5" w:date="2026-09-16T00:02:00Z"/>
            <w:tcPrChange w:id="930" w:author="Revision v4 to v5" w:date="2026-09-16T00:02:00Z">
              <w:tcPr>
                <w:tcW w:w="2500" w:type="dxa"/>
                <w:tcMar>
                  <w:top w:w="60" w:type="dxa"/>
                  <w:left w:w="90" w:type="dxa"/>
                  <w:bottom w:w="60" w:type="dxa"/>
                  <w:right w:w="90" w:type="dxa"/>
                </w:tcMar>
                <w:vAlign w:val="center"/>
                <w:cellIns w:id="931" w:author="Revision v4 to v5" w:date="2026-09-16T00:02:00Z"/>
              </w:tcPr>
            </w:tcPrChange>
          </w:tcPr>
          <w:p w14:paraId="55397C1B" w14:textId="77777777" w:rsidR="00BE0011" w:rsidRDefault="004C25F4">
            <w:pPr>
              <w:spacing w:line="264" w:lineRule="auto"/>
              <w:jc w:val="center"/>
            </w:pPr>
            <w:ins w:id="932" w:author="Revision v4 to v5" w:date="2026-09-16T00:02:00Z">
              <w:r>
                <w:t>12.5</w:t>
              </w:r>
            </w:ins>
          </w:p>
        </w:tc>
      </w:tr>
      <w:tr w:rsidR="00BE0011" w14:paraId="63B61087"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933"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934" w:author="Revision v4 to v5" w:date="2026-09-16T00:02:00Z">
              <w:tcPr>
                <w:tcW w:w="4072" w:type="dxa"/>
                <w:gridSpan w:val="5"/>
                <w:tcMar>
                  <w:top w:w="60" w:type="dxa"/>
                  <w:left w:w="90" w:type="dxa"/>
                  <w:bottom w:w="60" w:type="dxa"/>
                  <w:right w:w="90" w:type="dxa"/>
                </w:tcMar>
                <w:vAlign w:val="center"/>
              </w:tcPr>
            </w:tcPrChange>
          </w:tcPr>
          <w:p w14:paraId="5508B008" w14:textId="23219ADD" w:rsidR="00BE0011" w:rsidRDefault="004C25F4">
            <w:pPr>
              <w:spacing w:line="264" w:lineRule="auto"/>
            </w:pPr>
            <w:moveToRangeStart w:id="935" w:author="Revision v4 to v5" w:date="2026-09-16T00:02:00Z" w:name="move240409345"/>
            <w:moveTo w:id="936" w:author="Revision v4 to v5" w:date="2026-09-16T00:02:00Z">
              <w:r>
                <w:t>Product &amp; loan purpose</w:t>
              </w:r>
            </w:moveTo>
            <w:moveFromRangeStart w:id="937" w:author="Revision v4 to v5" w:date="2026-09-16T00:02:00Z" w:name="move240409347"/>
            <w:moveToRangeEnd w:id="935"/>
            <w:moveFrom w:id="938" w:author="Revision v4 to v5" w:date="2026-09-16T00:02:00Z">
              <w:r>
                <w:t>Branch / organisational unit</w:t>
              </w:r>
            </w:moveFrom>
            <w:moveFromRangeEnd w:id="937"/>
          </w:p>
        </w:tc>
        <w:tc>
          <w:tcPr>
            <w:tcW w:w="1814" w:type="dxa"/>
            <w:tcMar>
              <w:top w:w="60" w:type="dxa"/>
              <w:left w:w="90" w:type="dxa"/>
              <w:bottom w:w="60" w:type="dxa"/>
              <w:right w:w="90" w:type="dxa"/>
            </w:tcMar>
            <w:vAlign w:val="center"/>
            <w:tcPrChange w:id="939" w:author="Revision v4 to v5" w:date="2026-09-16T00:02:00Z">
              <w:tcPr>
                <w:tcW w:w="2500" w:type="dxa"/>
                <w:gridSpan w:val="5"/>
                <w:tcMar>
                  <w:top w:w="60" w:type="dxa"/>
                  <w:left w:w="90" w:type="dxa"/>
                  <w:bottom w:w="60" w:type="dxa"/>
                  <w:right w:w="90" w:type="dxa"/>
                </w:tcMar>
                <w:vAlign w:val="center"/>
              </w:tcPr>
            </w:tcPrChange>
          </w:tcPr>
          <w:p w14:paraId="4955FC85" w14:textId="5B3EDDAF" w:rsidR="00BE0011" w:rsidRDefault="0002162A">
            <w:pPr>
              <w:spacing w:line="264" w:lineRule="auto"/>
              <w:jc w:val="center"/>
            </w:pPr>
            <w:del w:id="940" w:author="Revision v4 to v5" w:date="2026-09-16T00:02:00Z">
              <w:r>
                <w:delText>10.9</w:delText>
              </w:r>
            </w:del>
            <w:ins w:id="941" w:author="Revision v4 to v5" w:date="2026-09-16T00:02:00Z">
              <w:r w:rsidR="004C25F4">
                <w:t>24.7</w:t>
              </w:r>
            </w:ins>
          </w:p>
        </w:tc>
        <w:tc>
          <w:tcPr>
            <w:tcW w:w="1814" w:type="dxa"/>
            <w:tcMar>
              <w:top w:w="60" w:type="dxa"/>
              <w:left w:w="90" w:type="dxa"/>
              <w:bottom w:w="60" w:type="dxa"/>
              <w:right w:w="90" w:type="dxa"/>
            </w:tcMar>
            <w:vAlign w:val="center"/>
            <w:tcPrChange w:id="942" w:author="Revision v4 to v5" w:date="2026-09-16T00:02:00Z">
              <w:tcPr>
                <w:tcW w:w="2500" w:type="dxa"/>
                <w:tcMar>
                  <w:top w:w="60" w:type="dxa"/>
                  <w:left w:w="90" w:type="dxa"/>
                  <w:bottom w:w="60" w:type="dxa"/>
                  <w:right w:w="90" w:type="dxa"/>
                </w:tcMar>
                <w:vAlign w:val="center"/>
              </w:tcPr>
            </w:tcPrChange>
          </w:tcPr>
          <w:p w14:paraId="02C55D73" w14:textId="15CB74C5" w:rsidR="00BE0011" w:rsidRDefault="0002162A">
            <w:pPr>
              <w:spacing w:line="264" w:lineRule="auto"/>
              <w:jc w:val="center"/>
            </w:pPr>
            <w:del w:id="943" w:author="Revision v4 to v5" w:date="2026-09-16T00:02:00Z">
              <w:r>
                <w:delText>13.8</w:delText>
              </w:r>
            </w:del>
            <w:ins w:id="944" w:author="Revision v4 to v5" w:date="2026-09-16T00:02:00Z">
              <w:r w:rsidR="004C25F4">
                <w:t>7.1</w:t>
              </w:r>
            </w:ins>
          </w:p>
        </w:tc>
        <w:tc>
          <w:tcPr>
            <w:tcW w:w="1814" w:type="dxa"/>
            <w:tcMar>
              <w:top w:w="60" w:type="dxa"/>
              <w:left w:w="90" w:type="dxa"/>
              <w:bottom w:w="60" w:type="dxa"/>
              <w:right w:w="90" w:type="dxa"/>
            </w:tcMar>
            <w:vAlign w:val="center"/>
            <w:cellIns w:id="945" w:author="Revision v4 to v5" w:date="2026-09-16T00:02:00Z"/>
            <w:tcPrChange w:id="946" w:author="Revision v4 to v5" w:date="2026-09-16T00:02:00Z">
              <w:tcPr>
                <w:tcW w:w="2500" w:type="dxa"/>
                <w:gridSpan w:val="2"/>
                <w:tcMar>
                  <w:top w:w="60" w:type="dxa"/>
                  <w:left w:w="90" w:type="dxa"/>
                  <w:bottom w:w="60" w:type="dxa"/>
                  <w:right w:w="90" w:type="dxa"/>
                </w:tcMar>
                <w:vAlign w:val="center"/>
                <w:cellIns w:id="947" w:author="Revision v4 to v5" w:date="2026-09-16T00:02:00Z"/>
              </w:tcPr>
            </w:tcPrChange>
          </w:tcPr>
          <w:p w14:paraId="689EC42A" w14:textId="77777777" w:rsidR="00BE0011" w:rsidRDefault="004C25F4">
            <w:pPr>
              <w:spacing w:line="264" w:lineRule="auto"/>
              <w:jc w:val="center"/>
            </w:pPr>
            <w:ins w:id="948" w:author="Revision v4 to v5" w:date="2026-09-16T00:02:00Z">
              <w:r>
                <w:t>21.7</w:t>
              </w:r>
            </w:ins>
          </w:p>
        </w:tc>
        <w:tc>
          <w:tcPr>
            <w:tcW w:w="1814" w:type="dxa"/>
            <w:gridSpan w:val="2"/>
            <w:tcMar>
              <w:top w:w="60" w:type="dxa"/>
              <w:left w:w="90" w:type="dxa"/>
              <w:bottom w:w="60" w:type="dxa"/>
              <w:right w:w="90" w:type="dxa"/>
            </w:tcMar>
            <w:vAlign w:val="center"/>
            <w:cellIns w:id="949" w:author="Revision v4 to v5" w:date="2026-09-16T00:02:00Z"/>
            <w:tcPrChange w:id="950" w:author="Revision v4 to v5" w:date="2026-09-16T00:02:00Z">
              <w:tcPr>
                <w:tcW w:w="2500" w:type="dxa"/>
                <w:tcMar>
                  <w:top w:w="60" w:type="dxa"/>
                  <w:left w:w="90" w:type="dxa"/>
                  <w:bottom w:w="60" w:type="dxa"/>
                  <w:right w:w="90" w:type="dxa"/>
                </w:tcMar>
                <w:vAlign w:val="center"/>
                <w:cellIns w:id="951" w:author="Revision v4 to v5" w:date="2026-09-16T00:02:00Z"/>
              </w:tcPr>
            </w:tcPrChange>
          </w:tcPr>
          <w:p w14:paraId="2DD872BA" w14:textId="77777777" w:rsidR="00BE0011" w:rsidRDefault="004C25F4">
            <w:pPr>
              <w:spacing w:line="264" w:lineRule="auto"/>
              <w:jc w:val="center"/>
            </w:pPr>
            <w:ins w:id="952" w:author="Revision v4 to v5" w:date="2026-09-16T00:02:00Z">
              <w:r>
                <w:t>5.7</w:t>
              </w:r>
            </w:ins>
          </w:p>
        </w:tc>
      </w:tr>
      <w:tr w:rsidR="00BE0011" w14:paraId="51F41EDF"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953"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rPr>
          <w:trPrChange w:id="954" w:author="Revision v4 to v5" w:date="2026-09-16T00:02:00Z">
            <w:trPr>
              <w:gridAfter w:val="0"/>
            </w:trPr>
          </w:trPrChange>
        </w:trPr>
        <w:tc>
          <w:tcPr>
            <w:tcW w:w="1814" w:type="dxa"/>
            <w:tcMar>
              <w:top w:w="60" w:type="dxa"/>
              <w:left w:w="90" w:type="dxa"/>
              <w:bottom w:w="60" w:type="dxa"/>
              <w:right w:w="90" w:type="dxa"/>
            </w:tcMar>
            <w:vAlign w:val="center"/>
            <w:tcPrChange w:id="955" w:author="Revision v4 to v5" w:date="2026-09-16T00:02:00Z">
              <w:tcPr>
                <w:tcW w:w="4072" w:type="dxa"/>
                <w:gridSpan w:val="5"/>
                <w:tcMar>
                  <w:top w:w="60" w:type="dxa"/>
                  <w:left w:w="90" w:type="dxa"/>
                  <w:bottom w:w="60" w:type="dxa"/>
                  <w:right w:w="90" w:type="dxa"/>
                </w:tcMar>
                <w:vAlign w:val="center"/>
              </w:tcPr>
            </w:tcPrChange>
          </w:tcPr>
          <w:p w14:paraId="5AA4E568" w14:textId="77777777" w:rsidR="00BE0011" w:rsidRDefault="004C25F4">
            <w:pPr>
              <w:spacing w:line="264" w:lineRule="auto"/>
            </w:pPr>
            <w:r>
              <w:t>Interest rate</w:t>
            </w:r>
          </w:p>
        </w:tc>
        <w:tc>
          <w:tcPr>
            <w:tcW w:w="1814" w:type="dxa"/>
            <w:tcMar>
              <w:top w:w="60" w:type="dxa"/>
              <w:left w:w="90" w:type="dxa"/>
              <w:bottom w:w="60" w:type="dxa"/>
              <w:right w:w="90" w:type="dxa"/>
            </w:tcMar>
            <w:vAlign w:val="center"/>
            <w:tcPrChange w:id="956" w:author="Revision v4 to v5" w:date="2026-09-16T00:02:00Z">
              <w:tcPr>
                <w:tcW w:w="2500" w:type="dxa"/>
                <w:gridSpan w:val="2"/>
                <w:tcMar>
                  <w:top w:w="60" w:type="dxa"/>
                  <w:left w:w="90" w:type="dxa"/>
                  <w:bottom w:w="60" w:type="dxa"/>
                  <w:right w:w="90" w:type="dxa"/>
                </w:tcMar>
                <w:vAlign w:val="center"/>
              </w:tcPr>
            </w:tcPrChange>
          </w:tcPr>
          <w:p w14:paraId="0301A2DF" w14:textId="394B5626" w:rsidR="00BE0011" w:rsidRDefault="0002162A">
            <w:pPr>
              <w:spacing w:line="264" w:lineRule="auto"/>
              <w:jc w:val="center"/>
            </w:pPr>
            <w:del w:id="957" w:author="Revision v4 to v5" w:date="2026-09-16T00:02:00Z">
              <w:r>
                <w:delText>9.8</w:delText>
              </w:r>
            </w:del>
            <w:ins w:id="958" w:author="Revision v4 to v5" w:date="2026-09-16T00:02:00Z">
              <w:r w:rsidR="004C25F4">
                <w:t>7.7</w:t>
              </w:r>
            </w:ins>
          </w:p>
        </w:tc>
        <w:tc>
          <w:tcPr>
            <w:tcW w:w="1814" w:type="dxa"/>
            <w:tcMar>
              <w:top w:w="60" w:type="dxa"/>
              <w:left w:w="90" w:type="dxa"/>
              <w:bottom w:w="60" w:type="dxa"/>
              <w:right w:w="90" w:type="dxa"/>
            </w:tcMar>
            <w:vAlign w:val="center"/>
            <w:cellIns w:id="959" w:author="Revision v4 to v5" w:date="2026-09-16T00:02:00Z"/>
            <w:tcPrChange w:id="960" w:author="Revision v4 to v5" w:date="2026-09-16T00:02:00Z">
              <w:tcPr>
                <w:tcW w:w="2500" w:type="dxa"/>
                <w:gridSpan w:val="3"/>
                <w:tcMar>
                  <w:top w:w="60" w:type="dxa"/>
                  <w:left w:w="90" w:type="dxa"/>
                  <w:bottom w:w="60" w:type="dxa"/>
                  <w:right w:w="90" w:type="dxa"/>
                </w:tcMar>
                <w:vAlign w:val="center"/>
                <w:cellIns w:id="961" w:author="Revision v4 to v5" w:date="2026-09-16T00:02:00Z"/>
              </w:tcPr>
            </w:tcPrChange>
          </w:tcPr>
          <w:p w14:paraId="70D2018D" w14:textId="77777777" w:rsidR="00BE0011" w:rsidRDefault="004C25F4">
            <w:pPr>
              <w:spacing w:line="264" w:lineRule="auto"/>
              <w:jc w:val="center"/>
            </w:pPr>
            <w:ins w:id="962" w:author="Revision v4 to v5" w:date="2026-09-16T00:02:00Z">
              <w:r>
                <w:t>4.4</w:t>
              </w:r>
            </w:ins>
          </w:p>
        </w:tc>
        <w:tc>
          <w:tcPr>
            <w:tcW w:w="1814" w:type="dxa"/>
            <w:tcMar>
              <w:top w:w="60" w:type="dxa"/>
              <w:left w:w="90" w:type="dxa"/>
              <w:bottom w:w="60" w:type="dxa"/>
              <w:right w:w="90" w:type="dxa"/>
            </w:tcMar>
            <w:vAlign w:val="center"/>
            <w:tcPrChange w:id="963" w:author="Revision v4 to v5" w:date="2026-09-16T00:02:00Z">
              <w:tcPr>
                <w:tcW w:w="2500" w:type="dxa"/>
                <w:tcMar>
                  <w:top w:w="60" w:type="dxa"/>
                  <w:left w:w="90" w:type="dxa"/>
                  <w:bottom w:w="60" w:type="dxa"/>
                  <w:right w:w="90" w:type="dxa"/>
                </w:tcMar>
                <w:vAlign w:val="center"/>
              </w:tcPr>
            </w:tcPrChange>
          </w:tcPr>
          <w:p w14:paraId="43927570" w14:textId="1A34CC92" w:rsidR="00BE0011" w:rsidRDefault="004C25F4">
            <w:pPr>
              <w:spacing w:line="264" w:lineRule="auto"/>
              <w:jc w:val="center"/>
            </w:pPr>
            <w:r>
              <w:t>9.</w:t>
            </w:r>
            <w:del w:id="964" w:author="Revision v4 to v5" w:date="2026-09-16T00:02:00Z">
              <w:r w:rsidR="0002162A">
                <w:delText>1</w:delText>
              </w:r>
            </w:del>
            <w:ins w:id="965" w:author="Revision v4 to v5" w:date="2026-09-16T00:02:00Z">
              <w:r>
                <w:t>0</w:t>
              </w:r>
            </w:ins>
          </w:p>
        </w:tc>
        <w:tc>
          <w:tcPr>
            <w:tcW w:w="1814" w:type="dxa"/>
            <w:gridSpan w:val="2"/>
            <w:tcMar>
              <w:top w:w="60" w:type="dxa"/>
              <w:left w:w="90" w:type="dxa"/>
              <w:bottom w:w="60" w:type="dxa"/>
              <w:right w:w="90" w:type="dxa"/>
            </w:tcMar>
            <w:vAlign w:val="center"/>
            <w:cellIns w:id="966" w:author="Revision v4 to v5" w:date="2026-09-16T00:02:00Z"/>
            <w:tcPrChange w:id="967" w:author="Revision v4 to v5" w:date="2026-09-16T00:02:00Z">
              <w:tcPr>
                <w:tcW w:w="2500" w:type="dxa"/>
                <w:gridSpan w:val="2"/>
                <w:tcMar>
                  <w:top w:w="60" w:type="dxa"/>
                  <w:left w:w="90" w:type="dxa"/>
                  <w:bottom w:w="60" w:type="dxa"/>
                  <w:right w:w="90" w:type="dxa"/>
                </w:tcMar>
                <w:vAlign w:val="center"/>
                <w:cellIns w:id="968" w:author="Revision v4 to v5" w:date="2026-09-16T00:02:00Z"/>
              </w:tcPr>
            </w:tcPrChange>
          </w:tcPr>
          <w:p w14:paraId="64B013CA" w14:textId="77777777" w:rsidR="00BE0011" w:rsidRDefault="004C25F4">
            <w:pPr>
              <w:spacing w:line="264" w:lineRule="auto"/>
              <w:jc w:val="center"/>
            </w:pPr>
            <w:ins w:id="969" w:author="Revision v4 to v5" w:date="2026-09-16T00:02:00Z">
              <w:r>
                <w:t>6.2</w:t>
              </w:r>
            </w:ins>
          </w:p>
        </w:tc>
      </w:tr>
      <w:tr w:rsidR="00BE0011" w14:paraId="46FDE6B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97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971" w:author="Revision v4 to v5" w:date="2026-09-16T00:02:00Z">
              <w:tcPr>
                <w:tcW w:w="4072" w:type="dxa"/>
                <w:gridSpan w:val="5"/>
                <w:tcMar>
                  <w:top w:w="60" w:type="dxa"/>
                  <w:left w:w="90" w:type="dxa"/>
                  <w:bottom w:w="60" w:type="dxa"/>
                  <w:right w:w="90" w:type="dxa"/>
                </w:tcMar>
                <w:vAlign w:val="center"/>
              </w:tcPr>
            </w:tcPrChange>
          </w:tcPr>
          <w:p w14:paraId="1D513FD5" w14:textId="77777777" w:rsidR="00BE0011" w:rsidRDefault="004C25F4">
            <w:pPr>
              <w:spacing w:line="264" w:lineRule="auto"/>
            </w:pPr>
            <w:r>
              <w:t>Demographics (low IV)</w:t>
            </w:r>
          </w:p>
        </w:tc>
        <w:tc>
          <w:tcPr>
            <w:tcW w:w="1814" w:type="dxa"/>
            <w:tcMar>
              <w:top w:w="60" w:type="dxa"/>
              <w:left w:w="90" w:type="dxa"/>
              <w:bottom w:w="60" w:type="dxa"/>
              <w:right w:w="90" w:type="dxa"/>
            </w:tcMar>
            <w:vAlign w:val="center"/>
            <w:tcPrChange w:id="972" w:author="Revision v4 to v5" w:date="2026-09-16T00:02:00Z">
              <w:tcPr>
                <w:tcW w:w="2500" w:type="dxa"/>
                <w:gridSpan w:val="5"/>
                <w:tcMar>
                  <w:top w:w="60" w:type="dxa"/>
                  <w:left w:w="90" w:type="dxa"/>
                  <w:bottom w:w="60" w:type="dxa"/>
                  <w:right w:w="90" w:type="dxa"/>
                </w:tcMar>
                <w:vAlign w:val="center"/>
              </w:tcPr>
            </w:tcPrChange>
          </w:tcPr>
          <w:p w14:paraId="510A9AA8" w14:textId="7698AB91" w:rsidR="00BE0011" w:rsidRDefault="0002162A">
            <w:pPr>
              <w:spacing w:line="264" w:lineRule="auto"/>
              <w:jc w:val="center"/>
            </w:pPr>
            <w:del w:id="973" w:author="Revision v4 to v5" w:date="2026-09-16T00:02:00Z">
              <w:r>
                <w:delText>8.9</w:delText>
              </w:r>
            </w:del>
            <w:ins w:id="974" w:author="Revision v4 to v5" w:date="2026-09-16T00:02:00Z">
              <w:r w:rsidR="004C25F4">
                <w:t>5.6</w:t>
              </w:r>
            </w:ins>
          </w:p>
        </w:tc>
        <w:tc>
          <w:tcPr>
            <w:tcW w:w="1814" w:type="dxa"/>
            <w:tcMar>
              <w:top w:w="60" w:type="dxa"/>
              <w:left w:w="90" w:type="dxa"/>
              <w:bottom w:w="60" w:type="dxa"/>
              <w:right w:w="90" w:type="dxa"/>
            </w:tcMar>
            <w:vAlign w:val="center"/>
            <w:tcPrChange w:id="975" w:author="Revision v4 to v5" w:date="2026-09-16T00:02:00Z">
              <w:tcPr>
                <w:tcW w:w="2500" w:type="dxa"/>
                <w:tcMar>
                  <w:top w:w="60" w:type="dxa"/>
                  <w:left w:w="90" w:type="dxa"/>
                  <w:bottom w:w="60" w:type="dxa"/>
                  <w:right w:w="90" w:type="dxa"/>
                </w:tcMar>
                <w:vAlign w:val="center"/>
              </w:tcPr>
            </w:tcPrChange>
          </w:tcPr>
          <w:p w14:paraId="1EDBF56D" w14:textId="59FAD229" w:rsidR="00BE0011" w:rsidRDefault="004C25F4">
            <w:pPr>
              <w:spacing w:line="264" w:lineRule="auto"/>
              <w:jc w:val="center"/>
            </w:pPr>
            <w:r>
              <w:t>1.</w:t>
            </w:r>
            <w:del w:id="976" w:author="Revision v4 to v5" w:date="2026-09-16T00:02:00Z">
              <w:r w:rsidR="0002162A">
                <w:delText>9</w:delText>
              </w:r>
            </w:del>
            <w:ins w:id="977" w:author="Revision v4 to v5" w:date="2026-09-16T00:02:00Z">
              <w:r>
                <w:t>1</w:t>
              </w:r>
            </w:ins>
          </w:p>
        </w:tc>
        <w:tc>
          <w:tcPr>
            <w:tcW w:w="1814" w:type="dxa"/>
            <w:tcMar>
              <w:top w:w="60" w:type="dxa"/>
              <w:left w:w="90" w:type="dxa"/>
              <w:bottom w:w="60" w:type="dxa"/>
              <w:right w:w="90" w:type="dxa"/>
            </w:tcMar>
            <w:vAlign w:val="center"/>
            <w:cellIns w:id="978" w:author="Revision v4 to v5" w:date="2026-09-16T00:02:00Z"/>
            <w:tcPrChange w:id="979" w:author="Revision v4 to v5" w:date="2026-09-16T00:02:00Z">
              <w:tcPr>
                <w:tcW w:w="2500" w:type="dxa"/>
                <w:gridSpan w:val="2"/>
                <w:tcMar>
                  <w:top w:w="60" w:type="dxa"/>
                  <w:left w:w="90" w:type="dxa"/>
                  <w:bottom w:w="60" w:type="dxa"/>
                  <w:right w:w="90" w:type="dxa"/>
                </w:tcMar>
                <w:vAlign w:val="center"/>
                <w:cellIns w:id="980" w:author="Revision v4 to v5" w:date="2026-09-16T00:02:00Z"/>
              </w:tcPr>
            </w:tcPrChange>
          </w:tcPr>
          <w:p w14:paraId="77631AA1" w14:textId="77777777" w:rsidR="00BE0011" w:rsidRDefault="004C25F4">
            <w:pPr>
              <w:spacing w:line="264" w:lineRule="auto"/>
              <w:jc w:val="center"/>
            </w:pPr>
            <w:ins w:id="981" w:author="Revision v4 to v5" w:date="2026-09-16T00:02:00Z">
              <w:r>
                <w:t>9.7</w:t>
              </w:r>
            </w:ins>
          </w:p>
        </w:tc>
        <w:tc>
          <w:tcPr>
            <w:tcW w:w="1814" w:type="dxa"/>
            <w:gridSpan w:val="2"/>
            <w:tcMar>
              <w:top w:w="60" w:type="dxa"/>
              <w:left w:w="90" w:type="dxa"/>
              <w:bottom w:w="60" w:type="dxa"/>
              <w:right w:w="90" w:type="dxa"/>
            </w:tcMar>
            <w:vAlign w:val="center"/>
            <w:cellIns w:id="982" w:author="Revision v4 to v5" w:date="2026-09-16T00:02:00Z"/>
            <w:tcPrChange w:id="983" w:author="Revision v4 to v5" w:date="2026-09-16T00:02:00Z">
              <w:tcPr>
                <w:tcW w:w="2500" w:type="dxa"/>
                <w:tcMar>
                  <w:top w:w="60" w:type="dxa"/>
                  <w:left w:w="90" w:type="dxa"/>
                  <w:bottom w:w="60" w:type="dxa"/>
                  <w:right w:w="90" w:type="dxa"/>
                </w:tcMar>
                <w:vAlign w:val="center"/>
                <w:cellIns w:id="984" w:author="Revision v4 to v5" w:date="2026-09-16T00:02:00Z"/>
              </w:tcPr>
            </w:tcPrChange>
          </w:tcPr>
          <w:p w14:paraId="30018FFF" w14:textId="77777777" w:rsidR="00BE0011" w:rsidRDefault="004C25F4">
            <w:pPr>
              <w:spacing w:line="264" w:lineRule="auto"/>
              <w:jc w:val="center"/>
            </w:pPr>
            <w:ins w:id="985" w:author="Revision v4 to v5" w:date="2026-09-16T00:02:00Z">
              <w:r>
                <w:t>1.6</w:t>
              </w:r>
            </w:ins>
          </w:p>
        </w:tc>
      </w:tr>
    </w:tbl>
    <w:p w14:paraId="3A9B048E" w14:textId="065D4BBC" w:rsidR="00BE0011" w:rsidRDefault="004C25F4">
      <w:pPr>
        <w:spacing w:before="160" w:after="120" w:line="276" w:lineRule="auto"/>
        <w:jc w:val="center"/>
      </w:pPr>
      <w:r>
        <w:rPr>
          <w:sz w:val="22"/>
          <w:rPrChange w:id="986" w:author="Revision v4 to v5" w:date="2026-09-16T00:02:00Z">
            <w:rPr>
              <w:b/>
              <w:sz w:val="22"/>
            </w:rPr>
          </w:rPrChange>
        </w:rPr>
        <w:t xml:space="preserve">Table 9. </w:t>
      </w:r>
      <w:r>
        <w:rPr>
          <w:sz w:val="22"/>
          <w:szCs w:val="22"/>
        </w:rPr>
        <w:t xml:space="preserve">SHAP-based group importance </w:t>
      </w:r>
      <w:ins w:id="987" w:author="Revision v4 to v5" w:date="2026-09-16T00:02:00Z">
        <w:r>
          <w:rPr>
            <w:sz w:val="22"/>
            <w:szCs w:val="22"/>
          </w:rPr>
          <w:t xml:space="preserve">share (%) </w:t>
        </w:r>
      </w:ins>
      <w:r>
        <w:rPr>
          <w:sz w:val="22"/>
          <w:szCs w:val="22"/>
        </w:rPr>
        <w:t>— XGBoost vs. LightGBM</w:t>
      </w:r>
      <w:ins w:id="988" w:author="Revision v4 to v5" w:date="2026-09-16T00:02:00Z">
        <w:r>
          <w:rPr>
            <w:sz w:val="22"/>
            <w:szCs w:val="22"/>
          </w:rPr>
          <w:t>, both imbalance treatments</w:t>
        </w:r>
      </w:ins>
      <w:r>
        <w:rPr>
          <w:sz w:val="22"/>
          <w:szCs w:val="22"/>
        </w:rPr>
        <w:t xml:space="preserve"> (11-feature main configuration</w:t>
      </w:r>
      <w:del w:id="989" w:author="Revision v4 to v5" w:date="2026-09-16T00:02:00Z">
        <w:r w:rsidR="0002162A">
          <w:rPr>
            <w:sz w:val="22"/>
            <w:szCs w:val="22"/>
          </w:rPr>
          <w:delText>, class weighting</w:delText>
        </w:r>
      </w:del>
      <w:r>
        <w:rPr>
          <w:sz w:val="22"/>
          <w:szCs w:val="22"/>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Change w:id="990">
          <w:tblGrid>
            <w:gridCol w:w="1815"/>
            <w:gridCol w:w="442"/>
            <w:gridCol w:w="1"/>
            <w:gridCol w:w="1372"/>
            <w:gridCol w:w="442"/>
            <w:gridCol w:w="1372"/>
            <w:gridCol w:w="1128"/>
            <w:gridCol w:w="686"/>
            <w:gridCol w:w="1814"/>
            <w:gridCol w:w="1814"/>
          </w:tblGrid>
        </w:tblGridChange>
      </w:tblGrid>
      <w:tr w:rsidR="0002162A" w14:paraId="0258D06E" w14:textId="77777777">
        <w:trPr>
          <w:tblHeader/>
        </w:trPr>
        <w:tc>
          <w:tcPr>
            <w:tcW w:w="1814" w:type="dxa"/>
            <w:shd w:val="clear" w:color="auto" w:fill="D9D9D9"/>
            <w:tcMar>
              <w:top w:w="60" w:type="dxa"/>
              <w:left w:w="90" w:type="dxa"/>
              <w:bottom w:w="60" w:type="dxa"/>
              <w:right w:w="90" w:type="dxa"/>
            </w:tcMar>
            <w:vAlign w:val="center"/>
          </w:tcPr>
          <w:p w14:paraId="680A9606" w14:textId="77777777" w:rsidR="00BE0011" w:rsidRDefault="004C25F4">
            <w:pPr>
              <w:spacing w:line="264" w:lineRule="auto"/>
            </w:pPr>
            <w:r>
              <w:rPr>
                <w:rPrChange w:id="991" w:author="Revision v4 to v5" w:date="2026-09-16T00:02:00Z">
                  <w:rPr>
                    <w:b/>
                  </w:rPr>
                </w:rPrChange>
              </w:rPr>
              <w:t>Business group</w:t>
            </w:r>
          </w:p>
        </w:tc>
        <w:tc>
          <w:tcPr>
            <w:tcW w:w="1814" w:type="dxa"/>
            <w:shd w:val="clear" w:color="auto" w:fill="D9D9D9"/>
            <w:tcMar>
              <w:top w:w="60" w:type="dxa"/>
              <w:left w:w="90" w:type="dxa"/>
              <w:bottom w:w="60" w:type="dxa"/>
              <w:right w:w="90" w:type="dxa"/>
            </w:tcMar>
            <w:vAlign w:val="center"/>
          </w:tcPr>
          <w:p w14:paraId="792A473B" w14:textId="442F20CC" w:rsidR="00BE0011" w:rsidRDefault="004C25F4">
            <w:pPr>
              <w:spacing w:line="264" w:lineRule="auto"/>
              <w:jc w:val="center"/>
            </w:pPr>
            <w:r>
              <w:rPr>
                <w:rPrChange w:id="992" w:author="Revision v4 to v5" w:date="2026-09-16T00:02:00Z">
                  <w:rPr>
                    <w:b/>
                  </w:rPr>
                </w:rPrChange>
              </w:rPr>
              <w:t xml:space="preserve">XGBoost </w:t>
            </w:r>
            <w:del w:id="993" w:author="Revision v4 to v5" w:date="2026-09-16T00:02:00Z">
              <w:r w:rsidR="0002162A">
                <w:rPr>
                  <w:b/>
                  <w:bCs/>
                </w:rPr>
                <w:delText>SHAP (%)</w:delText>
              </w:r>
            </w:del>
            <w:ins w:id="994" w:author="Revision v4 to v5" w:date="2026-09-16T00:02:00Z">
              <w:r>
                <w:t>(none)</w:t>
              </w:r>
            </w:ins>
          </w:p>
        </w:tc>
        <w:tc>
          <w:tcPr>
            <w:tcW w:w="1814" w:type="dxa"/>
            <w:shd w:val="clear" w:color="auto" w:fill="D9D9D9"/>
            <w:tcMar>
              <w:top w:w="60" w:type="dxa"/>
              <w:left w:w="90" w:type="dxa"/>
              <w:bottom w:w="60" w:type="dxa"/>
              <w:right w:w="90" w:type="dxa"/>
            </w:tcMar>
            <w:vAlign w:val="center"/>
          </w:tcPr>
          <w:p w14:paraId="65FBA794" w14:textId="5F0A001C" w:rsidR="00BE0011" w:rsidRDefault="004C25F4">
            <w:pPr>
              <w:spacing w:line="264" w:lineRule="auto"/>
              <w:jc w:val="center"/>
            </w:pPr>
            <w:r>
              <w:rPr>
                <w:rPrChange w:id="995" w:author="Revision v4 to v5" w:date="2026-09-16T00:02:00Z">
                  <w:rPr>
                    <w:b/>
                  </w:rPr>
                </w:rPrChange>
              </w:rPr>
              <w:t xml:space="preserve">LightGBM </w:t>
            </w:r>
            <w:del w:id="996" w:author="Revision v4 to v5" w:date="2026-09-16T00:02:00Z">
              <w:r w:rsidR="0002162A">
                <w:rPr>
                  <w:b/>
                  <w:bCs/>
                </w:rPr>
                <w:delText>SHAP (%)</w:delText>
              </w:r>
            </w:del>
            <w:ins w:id="997" w:author="Revision v4 to v5" w:date="2026-09-16T00:02:00Z">
              <w:r>
                <w:t>(none)</w:t>
              </w:r>
            </w:ins>
          </w:p>
        </w:tc>
        <w:tc>
          <w:tcPr>
            <w:tcW w:w="1814" w:type="dxa"/>
            <w:shd w:val="clear" w:color="auto" w:fill="D9D9D9"/>
            <w:tcMar>
              <w:top w:w="60" w:type="dxa"/>
              <w:left w:w="90" w:type="dxa"/>
              <w:bottom w:w="60" w:type="dxa"/>
              <w:right w:w="90" w:type="dxa"/>
            </w:tcMar>
            <w:vAlign w:val="center"/>
            <w:cellIns w:id="998" w:author="Revision v4 to v5" w:date="2026-09-16T00:02:00Z"/>
          </w:tcPr>
          <w:p w14:paraId="158862A8" w14:textId="77777777" w:rsidR="00BE0011" w:rsidRDefault="004C25F4">
            <w:pPr>
              <w:spacing w:line="264" w:lineRule="auto"/>
              <w:jc w:val="center"/>
            </w:pPr>
            <w:ins w:id="999" w:author="Revision v4 to v5" w:date="2026-09-16T00:02:00Z">
              <w:r>
                <w:t>XGBoost (weighted)</w:t>
              </w:r>
            </w:ins>
          </w:p>
        </w:tc>
        <w:tc>
          <w:tcPr>
            <w:tcW w:w="1814" w:type="dxa"/>
            <w:shd w:val="clear" w:color="auto" w:fill="D9D9D9"/>
            <w:tcMar>
              <w:top w:w="60" w:type="dxa"/>
              <w:left w:w="90" w:type="dxa"/>
              <w:bottom w:w="60" w:type="dxa"/>
              <w:right w:w="90" w:type="dxa"/>
            </w:tcMar>
            <w:vAlign w:val="center"/>
            <w:cellIns w:id="1000" w:author="Revision v4 to v5" w:date="2026-09-16T00:02:00Z"/>
          </w:tcPr>
          <w:p w14:paraId="2C3D83A6" w14:textId="77777777" w:rsidR="00BE0011" w:rsidRDefault="004C25F4">
            <w:pPr>
              <w:spacing w:line="264" w:lineRule="auto"/>
              <w:jc w:val="center"/>
            </w:pPr>
            <w:ins w:id="1001" w:author="Revision v4 to v5" w:date="2026-09-16T00:02:00Z">
              <w:r>
                <w:t>LightGBM (weighted)</w:t>
              </w:r>
            </w:ins>
          </w:p>
        </w:tc>
      </w:tr>
      <w:tr w:rsidR="00BE0011" w14:paraId="34FBC966"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002"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1003" w:author="Revision v4 to v5" w:date="2026-09-16T00:02:00Z">
              <w:tcPr>
                <w:tcW w:w="4072" w:type="dxa"/>
                <w:gridSpan w:val="5"/>
                <w:tcMar>
                  <w:top w:w="60" w:type="dxa"/>
                  <w:left w:w="90" w:type="dxa"/>
                  <w:bottom w:w="60" w:type="dxa"/>
                  <w:right w:w="90" w:type="dxa"/>
                </w:tcMar>
                <w:vAlign w:val="center"/>
              </w:tcPr>
            </w:tcPrChange>
          </w:tcPr>
          <w:p w14:paraId="2440C283" w14:textId="77777777" w:rsidR="00BE0011" w:rsidRDefault="004C25F4">
            <w:pPr>
              <w:spacing w:line="264" w:lineRule="auto"/>
            </w:pPr>
            <w:r>
              <w:t>Loan tenure / maturity</w:t>
            </w:r>
          </w:p>
        </w:tc>
        <w:tc>
          <w:tcPr>
            <w:tcW w:w="1814" w:type="dxa"/>
            <w:tcMar>
              <w:top w:w="60" w:type="dxa"/>
              <w:left w:w="90" w:type="dxa"/>
              <w:bottom w:w="60" w:type="dxa"/>
              <w:right w:w="90" w:type="dxa"/>
            </w:tcMar>
            <w:vAlign w:val="center"/>
            <w:tcPrChange w:id="1004" w:author="Revision v4 to v5" w:date="2026-09-16T00:02:00Z">
              <w:tcPr>
                <w:tcW w:w="2500" w:type="dxa"/>
                <w:gridSpan w:val="2"/>
                <w:tcMar>
                  <w:top w:w="60" w:type="dxa"/>
                  <w:left w:w="90" w:type="dxa"/>
                  <w:bottom w:w="60" w:type="dxa"/>
                  <w:right w:w="90" w:type="dxa"/>
                </w:tcMar>
                <w:vAlign w:val="center"/>
              </w:tcPr>
            </w:tcPrChange>
          </w:tcPr>
          <w:p w14:paraId="6372D80F" w14:textId="1DB30F63" w:rsidR="00BE0011" w:rsidRDefault="0002162A">
            <w:pPr>
              <w:spacing w:line="264" w:lineRule="auto"/>
              <w:jc w:val="center"/>
            </w:pPr>
            <w:del w:id="1005" w:author="Revision v4 to v5" w:date="2026-09-16T00:02:00Z">
              <w:r>
                <w:delText>29.1</w:delText>
              </w:r>
            </w:del>
            <w:ins w:id="1006" w:author="Revision v4 to v5" w:date="2026-09-16T00:02:00Z">
              <w:r w:rsidR="004C25F4">
                <w:t>40.8</w:t>
              </w:r>
            </w:ins>
          </w:p>
        </w:tc>
        <w:tc>
          <w:tcPr>
            <w:tcW w:w="1814" w:type="dxa"/>
            <w:tcMar>
              <w:top w:w="60" w:type="dxa"/>
              <w:left w:w="90" w:type="dxa"/>
              <w:bottom w:w="60" w:type="dxa"/>
              <w:right w:w="90" w:type="dxa"/>
            </w:tcMar>
            <w:vAlign w:val="center"/>
            <w:tcPrChange w:id="1007" w:author="Revision v4 to v5" w:date="2026-09-16T00:02:00Z">
              <w:tcPr>
                <w:tcW w:w="2500" w:type="dxa"/>
                <w:tcMar>
                  <w:top w:w="60" w:type="dxa"/>
                  <w:left w:w="90" w:type="dxa"/>
                  <w:bottom w:w="60" w:type="dxa"/>
                  <w:right w:w="90" w:type="dxa"/>
                </w:tcMar>
                <w:vAlign w:val="center"/>
              </w:tcPr>
            </w:tcPrChange>
          </w:tcPr>
          <w:p w14:paraId="47D79855" w14:textId="7961FAF0" w:rsidR="00BE0011" w:rsidRDefault="0002162A">
            <w:pPr>
              <w:spacing w:line="264" w:lineRule="auto"/>
              <w:jc w:val="center"/>
            </w:pPr>
            <w:del w:id="1008" w:author="Revision v4 to v5" w:date="2026-09-16T00:02:00Z">
              <w:r>
                <w:delText>32.7</w:delText>
              </w:r>
            </w:del>
            <w:ins w:id="1009" w:author="Revision v4 to v5" w:date="2026-09-16T00:02:00Z">
              <w:r w:rsidR="004C25F4">
                <w:t>41.2</w:t>
              </w:r>
            </w:ins>
          </w:p>
        </w:tc>
        <w:tc>
          <w:tcPr>
            <w:tcW w:w="1814" w:type="dxa"/>
            <w:tcMar>
              <w:top w:w="60" w:type="dxa"/>
              <w:left w:w="90" w:type="dxa"/>
              <w:bottom w:w="60" w:type="dxa"/>
              <w:right w:w="90" w:type="dxa"/>
            </w:tcMar>
            <w:vAlign w:val="center"/>
            <w:cellIns w:id="1010" w:author="Revision v4 to v5" w:date="2026-09-16T00:02:00Z"/>
            <w:tcPrChange w:id="1011" w:author="Revision v4 to v5" w:date="2026-09-16T00:02:00Z">
              <w:tcPr>
                <w:tcW w:w="2500" w:type="dxa"/>
                <w:tcMar>
                  <w:top w:w="60" w:type="dxa"/>
                  <w:left w:w="90" w:type="dxa"/>
                  <w:bottom w:w="60" w:type="dxa"/>
                  <w:right w:w="90" w:type="dxa"/>
                </w:tcMar>
                <w:vAlign w:val="center"/>
                <w:cellIns w:id="1012" w:author="Revision v4 to v5" w:date="2026-09-16T00:02:00Z"/>
              </w:tcPr>
            </w:tcPrChange>
          </w:tcPr>
          <w:p w14:paraId="4EF04F1F" w14:textId="77777777" w:rsidR="00BE0011" w:rsidRDefault="004C25F4">
            <w:pPr>
              <w:spacing w:line="264" w:lineRule="auto"/>
              <w:jc w:val="center"/>
            </w:pPr>
            <w:ins w:id="1013" w:author="Revision v4 to v5" w:date="2026-09-16T00:02:00Z">
              <w:r>
                <w:t>42.0</w:t>
              </w:r>
            </w:ins>
          </w:p>
        </w:tc>
        <w:tc>
          <w:tcPr>
            <w:tcW w:w="1814" w:type="dxa"/>
            <w:tcMar>
              <w:top w:w="60" w:type="dxa"/>
              <w:left w:w="90" w:type="dxa"/>
              <w:bottom w:w="60" w:type="dxa"/>
              <w:right w:w="90" w:type="dxa"/>
            </w:tcMar>
            <w:vAlign w:val="center"/>
            <w:cellIns w:id="1014" w:author="Revision v4 to v5" w:date="2026-09-16T00:02:00Z"/>
            <w:tcPrChange w:id="1015" w:author="Revision v4 to v5" w:date="2026-09-16T00:02:00Z">
              <w:tcPr>
                <w:tcW w:w="2500" w:type="dxa"/>
                <w:tcMar>
                  <w:top w:w="60" w:type="dxa"/>
                  <w:left w:w="90" w:type="dxa"/>
                  <w:bottom w:w="60" w:type="dxa"/>
                  <w:right w:w="90" w:type="dxa"/>
                </w:tcMar>
                <w:vAlign w:val="center"/>
                <w:cellIns w:id="1016" w:author="Revision v4 to v5" w:date="2026-09-16T00:02:00Z"/>
              </w:tcPr>
            </w:tcPrChange>
          </w:tcPr>
          <w:p w14:paraId="74182D9A" w14:textId="77777777" w:rsidR="00BE0011" w:rsidRDefault="004C25F4">
            <w:pPr>
              <w:spacing w:line="264" w:lineRule="auto"/>
              <w:jc w:val="center"/>
            </w:pPr>
            <w:ins w:id="1017" w:author="Revision v4 to v5" w:date="2026-09-16T00:02:00Z">
              <w:r>
                <w:t>42.8</w:t>
              </w:r>
            </w:ins>
          </w:p>
        </w:tc>
      </w:tr>
      <w:tr w:rsidR="00BE0011" w14:paraId="1ECBB242"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01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1019" w:author="Revision v4 to v5" w:date="2026-09-16T00:02:00Z">
              <w:tcPr>
                <w:tcW w:w="4072" w:type="dxa"/>
                <w:gridSpan w:val="5"/>
                <w:tcMar>
                  <w:top w:w="60" w:type="dxa"/>
                  <w:left w:w="90" w:type="dxa"/>
                  <w:bottom w:w="60" w:type="dxa"/>
                  <w:right w:w="90" w:type="dxa"/>
                </w:tcMar>
                <w:vAlign w:val="center"/>
              </w:tcPr>
            </w:tcPrChange>
          </w:tcPr>
          <w:p w14:paraId="5E9A68E0" w14:textId="77777777" w:rsidR="00BE0011" w:rsidRDefault="004C25F4">
            <w:pPr>
              <w:spacing w:line="264" w:lineRule="auto"/>
            </w:pPr>
            <w:r>
              <w:t>Balance &amp; utilization</w:t>
            </w:r>
          </w:p>
        </w:tc>
        <w:tc>
          <w:tcPr>
            <w:tcW w:w="1814" w:type="dxa"/>
            <w:tcMar>
              <w:top w:w="60" w:type="dxa"/>
              <w:left w:w="90" w:type="dxa"/>
              <w:bottom w:w="60" w:type="dxa"/>
              <w:right w:w="90" w:type="dxa"/>
            </w:tcMar>
            <w:vAlign w:val="center"/>
            <w:tcPrChange w:id="1020" w:author="Revision v4 to v5" w:date="2026-09-16T00:02:00Z">
              <w:tcPr>
                <w:tcW w:w="2500" w:type="dxa"/>
                <w:gridSpan w:val="2"/>
                <w:tcMar>
                  <w:top w:w="60" w:type="dxa"/>
                  <w:left w:w="90" w:type="dxa"/>
                  <w:bottom w:w="60" w:type="dxa"/>
                  <w:right w:w="90" w:type="dxa"/>
                </w:tcMar>
                <w:vAlign w:val="center"/>
              </w:tcPr>
            </w:tcPrChange>
          </w:tcPr>
          <w:p w14:paraId="64B643FF" w14:textId="3EE4CF4F" w:rsidR="00BE0011" w:rsidRDefault="0002162A">
            <w:pPr>
              <w:spacing w:line="264" w:lineRule="auto"/>
              <w:jc w:val="center"/>
            </w:pPr>
            <w:del w:id="1021" w:author="Revision v4 to v5" w:date="2026-09-16T00:02:00Z">
              <w:r>
                <w:delText>27.4</w:delText>
              </w:r>
            </w:del>
            <w:ins w:id="1022" w:author="Revision v4 to v5" w:date="2026-09-16T00:02:00Z">
              <w:r w:rsidR="004C25F4">
                <w:t>26.1</w:t>
              </w:r>
            </w:ins>
          </w:p>
        </w:tc>
        <w:tc>
          <w:tcPr>
            <w:tcW w:w="1814" w:type="dxa"/>
            <w:tcMar>
              <w:top w:w="60" w:type="dxa"/>
              <w:left w:w="90" w:type="dxa"/>
              <w:bottom w:w="60" w:type="dxa"/>
              <w:right w:w="90" w:type="dxa"/>
            </w:tcMar>
            <w:vAlign w:val="center"/>
            <w:tcPrChange w:id="1023" w:author="Revision v4 to v5" w:date="2026-09-16T00:02:00Z">
              <w:tcPr>
                <w:tcW w:w="2500" w:type="dxa"/>
                <w:tcMar>
                  <w:top w:w="60" w:type="dxa"/>
                  <w:left w:w="90" w:type="dxa"/>
                  <w:bottom w:w="60" w:type="dxa"/>
                  <w:right w:w="90" w:type="dxa"/>
                </w:tcMar>
                <w:vAlign w:val="center"/>
              </w:tcPr>
            </w:tcPrChange>
          </w:tcPr>
          <w:p w14:paraId="3F5B79AF" w14:textId="6AF1E8EE" w:rsidR="00BE0011" w:rsidRDefault="004C25F4">
            <w:pPr>
              <w:spacing w:line="264" w:lineRule="auto"/>
              <w:jc w:val="center"/>
            </w:pPr>
            <w:r>
              <w:t>27.</w:t>
            </w:r>
            <w:del w:id="1024" w:author="Revision v4 to v5" w:date="2026-09-16T00:02:00Z">
              <w:r w:rsidR="0002162A">
                <w:delText>1</w:delText>
              </w:r>
            </w:del>
            <w:ins w:id="1025" w:author="Revision v4 to v5" w:date="2026-09-16T00:02:00Z">
              <w:r>
                <w:t>9</w:t>
              </w:r>
            </w:ins>
          </w:p>
        </w:tc>
        <w:tc>
          <w:tcPr>
            <w:tcW w:w="1814" w:type="dxa"/>
            <w:tcMar>
              <w:top w:w="60" w:type="dxa"/>
              <w:left w:w="90" w:type="dxa"/>
              <w:bottom w:w="60" w:type="dxa"/>
              <w:right w:w="90" w:type="dxa"/>
            </w:tcMar>
            <w:vAlign w:val="center"/>
            <w:cellIns w:id="1026" w:author="Revision v4 to v5" w:date="2026-09-16T00:02:00Z"/>
            <w:tcPrChange w:id="1027" w:author="Revision v4 to v5" w:date="2026-09-16T00:02:00Z">
              <w:tcPr>
                <w:tcW w:w="2500" w:type="dxa"/>
                <w:tcMar>
                  <w:top w:w="60" w:type="dxa"/>
                  <w:left w:w="90" w:type="dxa"/>
                  <w:bottom w:w="60" w:type="dxa"/>
                  <w:right w:w="90" w:type="dxa"/>
                </w:tcMar>
                <w:vAlign w:val="center"/>
                <w:cellIns w:id="1028" w:author="Revision v4 to v5" w:date="2026-09-16T00:02:00Z"/>
              </w:tcPr>
            </w:tcPrChange>
          </w:tcPr>
          <w:p w14:paraId="33580591" w14:textId="77777777" w:rsidR="00BE0011" w:rsidRDefault="004C25F4">
            <w:pPr>
              <w:spacing w:line="264" w:lineRule="auto"/>
              <w:jc w:val="center"/>
            </w:pPr>
            <w:ins w:id="1029" w:author="Revision v4 to v5" w:date="2026-09-16T00:02:00Z">
              <w:r>
                <w:t>28.0</w:t>
              </w:r>
            </w:ins>
          </w:p>
        </w:tc>
        <w:tc>
          <w:tcPr>
            <w:tcW w:w="1814" w:type="dxa"/>
            <w:tcMar>
              <w:top w:w="60" w:type="dxa"/>
              <w:left w:w="90" w:type="dxa"/>
              <w:bottom w:w="60" w:type="dxa"/>
              <w:right w:w="90" w:type="dxa"/>
            </w:tcMar>
            <w:vAlign w:val="center"/>
            <w:cellIns w:id="1030" w:author="Revision v4 to v5" w:date="2026-09-16T00:02:00Z"/>
            <w:tcPrChange w:id="1031" w:author="Revision v4 to v5" w:date="2026-09-16T00:02:00Z">
              <w:tcPr>
                <w:tcW w:w="2500" w:type="dxa"/>
                <w:tcMar>
                  <w:top w:w="60" w:type="dxa"/>
                  <w:left w:w="90" w:type="dxa"/>
                  <w:bottom w:w="60" w:type="dxa"/>
                  <w:right w:w="90" w:type="dxa"/>
                </w:tcMar>
                <w:vAlign w:val="center"/>
                <w:cellIns w:id="1032" w:author="Revision v4 to v5" w:date="2026-09-16T00:02:00Z"/>
              </w:tcPr>
            </w:tcPrChange>
          </w:tcPr>
          <w:p w14:paraId="52DA6118" w14:textId="77777777" w:rsidR="00BE0011" w:rsidRDefault="004C25F4">
            <w:pPr>
              <w:spacing w:line="264" w:lineRule="auto"/>
              <w:jc w:val="center"/>
            </w:pPr>
            <w:ins w:id="1033" w:author="Revision v4 to v5" w:date="2026-09-16T00:02:00Z">
              <w:r>
                <w:t>28.7</w:t>
              </w:r>
            </w:ins>
          </w:p>
        </w:tc>
      </w:tr>
      <w:tr w:rsidR="00BE0011" w14:paraId="249442A5"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034"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1035" w:author="Revision v4 to v5" w:date="2026-09-16T00:02:00Z">
              <w:tcPr>
                <w:tcW w:w="4072" w:type="dxa"/>
                <w:gridSpan w:val="5"/>
                <w:tcMar>
                  <w:top w:w="60" w:type="dxa"/>
                  <w:left w:w="90" w:type="dxa"/>
                  <w:bottom w:w="60" w:type="dxa"/>
                  <w:right w:w="90" w:type="dxa"/>
                </w:tcMar>
                <w:vAlign w:val="center"/>
              </w:tcPr>
            </w:tcPrChange>
          </w:tcPr>
          <w:p w14:paraId="07824DF8" w14:textId="77777777" w:rsidR="00BE0011" w:rsidRDefault="004C25F4">
            <w:pPr>
              <w:spacing w:line="264" w:lineRule="auto"/>
            </w:pPr>
            <w:r>
              <w:t>Branch / organisational unit</w:t>
            </w:r>
          </w:p>
        </w:tc>
        <w:tc>
          <w:tcPr>
            <w:tcW w:w="1814" w:type="dxa"/>
            <w:tcMar>
              <w:top w:w="60" w:type="dxa"/>
              <w:left w:w="90" w:type="dxa"/>
              <w:bottom w:w="60" w:type="dxa"/>
              <w:right w:w="90" w:type="dxa"/>
            </w:tcMar>
            <w:vAlign w:val="center"/>
            <w:tcPrChange w:id="1036" w:author="Revision v4 to v5" w:date="2026-09-16T00:02:00Z">
              <w:tcPr>
                <w:tcW w:w="2500" w:type="dxa"/>
                <w:gridSpan w:val="2"/>
                <w:tcMar>
                  <w:top w:w="60" w:type="dxa"/>
                  <w:left w:w="90" w:type="dxa"/>
                  <w:bottom w:w="60" w:type="dxa"/>
                  <w:right w:w="90" w:type="dxa"/>
                </w:tcMar>
                <w:vAlign w:val="center"/>
              </w:tcPr>
            </w:tcPrChange>
          </w:tcPr>
          <w:p w14:paraId="2CF5DB37" w14:textId="5D81ED7E" w:rsidR="00BE0011" w:rsidRDefault="0002162A">
            <w:pPr>
              <w:spacing w:line="264" w:lineRule="auto"/>
              <w:jc w:val="center"/>
            </w:pPr>
            <w:del w:id="1037" w:author="Revision v4 to v5" w:date="2026-09-16T00:02:00Z">
              <w:r>
                <w:delText>15.7</w:delText>
              </w:r>
            </w:del>
            <w:ins w:id="1038" w:author="Revision v4 to v5" w:date="2026-09-16T00:02:00Z">
              <w:r w:rsidR="004C25F4">
                <w:t>14.8</w:t>
              </w:r>
            </w:ins>
          </w:p>
        </w:tc>
        <w:tc>
          <w:tcPr>
            <w:tcW w:w="1814" w:type="dxa"/>
            <w:tcMar>
              <w:top w:w="60" w:type="dxa"/>
              <w:left w:w="90" w:type="dxa"/>
              <w:bottom w:w="60" w:type="dxa"/>
              <w:right w:w="90" w:type="dxa"/>
            </w:tcMar>
            <w:vAlign w:val="center"/>
            <w:tcPrChange w:id="1039" w:author="Revision v4 to v5" w:date="2026-09-16T00:02:00Z">
              <w:tcPr>
                <w:tcW w:w="2500" w:type="dxa"/>
                <w:tcMar>
                  <w:top w:w="60" w:type="dxa"/>
                  <w:left w:w="90" w:type="dxa"/>
                  <w:bottom w:w="60" w:type="dxa"/>
                  <w:right w:w="90" w:type="dxa"/>
                </w:tcMar>
                <w:vAlign w:val="center"/>
              </w:tcPr>
            </w:tcPrChange>
          </w:tcPr>
          <w:p w14:paraId="6EE7A8B1" w14:textId="5C80DE80" w:rsidR="00BE0011" w:rsidRDefault="004C25F4">
            <w:pPr>
              <w:spacing w:line="264" w:lineRule="auto"/>
              <w:jc w:val="center"/>
            </w:pPr>
            <w:r>
              <w:t>14.</w:t>
            </w:r>
            <w:del w:id="1040" w:author="Revision v4 to v5" w:date="2026-09-16T00:02:00Z">
              <w:r w:rsidR="0002162A">
                <w:delText>7</w:delText>
              </w:r>
            </w:del>
            <w:ins w:id="1041" w:author="Revision v4 to v5" w:date="2026-09-16T00:02:00Z">
              <w:r>
                <w:t>1</w:t>
              </w:r>
            </w:ins>
          </w:p>
        </w:tc>
        <w:tc>
          <w:tcPr>
            <w:tcW w:w="1814" w:type="dxa"/>
            <w:tcMar>
              <w:top w:w="60" w:type="dxa"/>
              <w:left w:w="90" w:type="dxa"/>
              <w:bottom w:w="60" w:type="dxa"/>
              <w:right w:w="90" w:type="dxa"/>
            </w:tcMar>
            <w:vAlign w:val="center"/>
            <w:cellIns w:id="1042" w:author="Revision v4 to v5" w:date="2026-09-16T00:02:00Z"/>
            <w:tcPrChange w:id="1043" w:author="Revision v4 to v5" w:date="2026-09-16T00:02:00Z">
              <w:tcPr>
                <w:tcW w:w="2500" w:type="dxa"/>
                <w:tcMar>
                  <w:top w:w="60" w:type="dxa"/>
                  <w:left w:w="90" w:type="dxa"/>
                  <w:bottom w:w="60" w:type="dxa"/>
                  <w:right w:w="90" w:type="dxa"/>
                </w:tcMar>
                <w:vAlign w:val="center"/>
                <w:cellIns w:id="1044" w:author="Revision v4 to v5" w:date="2026-09-16T00:02:00Z"/>
              </w:tcPr>
            </w:tcPrChange>
          </w:tcPr>
          <w:p w14:paraId="483F74BA" w14:textId="77777777" w:rsidR="00BE0011" w:rsidRDefault="004C25F4">
            <w:pPr>
              <w:spacing w:line="264" w:lineRule="auto"/>
              <w:jc w:val="center"/>
            </w:pPr>
            <w:ins w:id="1045" w:author="Revision v4 to v5" w:date="2026-09-16T00:02:00Z">
              <w:r>
                <w:t>13.9</w:t>
              </w:r>
            </w:ins>
          </w:p>
        </w:tc>
        <w:tc>
          <w:tcPr>
            <w:tcW w:w="1814" w:type="dxa"/>
            <w:tcMar>
              <w:top w:w="60" w:type="dxa"/>
              <w:left w:w="90" w:type="dxa"/>
              <w:bottom w:w="60" w:type="dxa"/>
              <w:right w:w="90" w:type="dxa"/>
            </w:tcMar>
            <w:vAlign w:val="center"/>
            <w:cellIns w:id="1046" w:author="Revision v4 to v5" w:date="2026-09-16T00:02:00Z"/>
            <w:tcPrChange w:id="1047" w:author="Revision v4 to v5" w:date="2026-09-16T00:02:00Z">
              <w:tcPr>
                <w:tcW w:w="2500" w:type="dxa"/>
                <w:tcMar>
                  <w:top w:w="60" w:type="dxa"/>
                  <w:left w:w="90" w:type="dxa"/>
                  <w:bottom w:w="60" w:type="dxa"/>
                  <w:right w:w="90" w:type="dxa"/>
                </w:tcMar>
                <w:vAlign w:val="center"/>
                <w:cellIns w:id="1048" w:author="Revision v4 to v5" w:date="2026-09-16T00:02:00Z"/>
              </w:tcPr>
            </w:tcPrChange>
          </w:tcPr>
          <w:p w14:paraId="456DE919" w14:textId="77777777" w:rsidR="00BE0011" w:rsidRDefault="004C25F4">
            <w:pPr>
              <w:spacing w:line="264" w:lineRule="auto"/>
              <w:jc w:val="center"/>
            </w:pPr>
            <w:ins w:id="1049" w:author="Revision v4 to v5" w:date="2026-09-16T00:02:00Z">
              <w:r>
                <w:t>13.7</w:t>
              </w:r>
            </w:ins>
          </w:p>
        </w:tc>
      </w:tr>
      <w:tr w:rsidR="00BE0011" w14:paraId="249A87EA"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05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1814" w:type="dxa"/>
            <w:tcMar>
              <w:top w:w="60" w:type="dxa"/>
              <w:left w:w="90" w:type="dxa"/>
              <w:bottom w:w="60" w:type="dxa"/>
              <w:right w:w="90" w:type="dxa"/>
            </w:tcMar>
            <w:vAlign w:val="center"/>
            <w:tcPrChange w:id="1051" w:author="Revision v4 to v5" w:date="2026-09-16T00:02:00Z">
              <w:tcPr>
                <w:tcW w:w="4072" w:type="dxa"/>
                <w:gridSpan w:val="5"/>
                <w:tcMar>
                  <w:top w:w="60" w:type="dxa"/>
                  <w:left w:w="90" w:type="dxa"/>
                  <w:bottom w:w="60" w:type="dxa"/>
                  <w:right w:w="90" w:type="dxa"/>
                </w:tcMar>
                <w:vAlign w:val="center"/>
              </w:tcPr>
            </w:tcPrChange>
          </w:tcPr>
          <w:p w14:paraId="66CD7042" w14:textId="56E4CBA3" w:rsidR="00BE0011" w:rsidRDefault="004C25F4">
            <w:pPr>
              <w:spacing w:line="264" w:lineRule="auto"/>
            </w:pPr>
            <w:moveToRangeStart w:id="1052" w:author="Revision v4 to v5" w:date="2026-09-16T00:02:00Z" w:name="move240409348"/>
            <w:moveTo w:id="1053" w:author="Revision v4 to v5" w:date="2026-09-16T00:02:00Z">
              <w:r>
                <w:t>Interest rate</w:t>
              </w:r>
            </w:moveTo>
            <w:moveFromRangeStart w:id="1054" w:author="Revision v4 to v5" w:date="2026-09-16T00:02:00Z" w:name="move240409349"/>
            <w:moveToRangeEnd w:id="1052"/>
            <w:moveFrom w:id="1055" w:author="Revision v4 to v5" w:date="2026-09-16T00:02:00Z">
              <w:r>
                <w:t>Product &amp; loan purpose</w:t>
              </w:r>
            </w:moveFrom>
            <w:moveFromRangeEnd w:id="1054"/>
          </w:p>
        </w:tc>
        <w:tc>
          <w:tcPr>
            <w:tcW w:w="1814" w:type="dxa"/>
            <w:tcMar>
              <w:top w:w="60" w:type="dxa"/>
              <w:left w:w="90" w:type="dxa"/>
              <w:bottom w:w="60" w:type="dxa"/>
              <w:right w:w="90" w:type="dxa"/>
            </w:tcMar>
            <w:vAlign w:val="center"/>
            <w:tcPrChange w:id="1056" w:author="Revision v4 to v5" w:date="2026-09-16T00:02:00Z">
              <w:tcPr>
                <w:tcW w:w="2500" w:type="dxa"/>
                <w:gridSpan w:val="2"/>
                <w:tcMar>
                  <w:top w:w="60" w:type="dxa"/>
                  <w:left w:w="90" w:type="dxa"/>
                  <w:bottom w:w="60" w:type="dxa"/>
                  <w:right w:w="90" w:type="dxa"/>
                </w:tcMar>
                <w:vAlign w:val="center"/>
              </w:tcPr>
            </w:tcPrChange>
          </w:tcPr>
          <w:p w14:paraId="72587648" w14:textId="2264FEB7" w:rsidR="00BE0011" w:rsidRDefault="0002162A">
            <w:pPr>
              <w:spacing w:line="264" w:lineRule="auto"/>
              <w:jc w:val="center"/>
            </w:pPr>
            <w:del w:id="1057" w:author="Revision v4 to v5" w:date="2026-09-16T00:02:00Z">
              <w:r>
                <w:delText>14.1</w:delText>
              </w:r>
            </w:del>
            <w:ins w:id="1058" w:author="Revision v4 to v5" w:date="2026-09-16T00:02:00Z">
              <w:r w:rsidR="004C25F4">
                <w:t>9.8</w:t>
              </w:r>
            </w:ins>
          </w:p>
        </w:tc>
        <w:tc>
          <w:tcPr>
            <w:tcW w:w="1814" w:type="dxa"/>
            <w:tcMar>
              <w:top w:w="60" w:type="dxa"/>
              <w:left w:w="90" w:type="dxa"/>
              <w:bottom w:w="60" w:type="dxa"/>
              <w:right w:w="90" w:type="dxa"/>
            </w:tcMar>
            <w:vAlign w:val="center"/>
            <w:tcPrChange w:id="1059" w:author="Revision v4 to v5" w:date="2026-09-16T00:02:00Z">
              <w:tcPr>
                <w:tcW w:w="2500" w:type="dxa"/>
                <w:tcMar>
                  <w:top w:w="60" w:type="dxa"/>
                  <w:left w:w="90" w:type="dxa"/>
                  <w:bottom w:w="60" w:type="dxa"/>
                  <w:right w:w="90" w:type="dxa"/>
                </w:tcMar>
                <w:vAlign w:val="center"/>
              </w:tcPr>
            </w:tcPrChange>
          </w:tcPr>
          <w:p w14:paraId="46BE8DFC" w14:textId="178C656F" w:rsidR="00BE0011" w:rsidRDefault="0002162A">
            <w:pPr>
              <w:spacing w:line="264" w:lineRule="auto"/>
              <w:jc w:val="center"/>
            </w:pPr>
            <w:del w:id="1060" w:author="Revision v4 to v5" w:date="2026-09-16T00:02:00Z">
              <w:r>
                <w:delText>13.0</w:delText>
              </w:r>
            </w:del>
            <w:ins w:id="1061" w:author="Revision v4 to v5" w:date="2026-09-16T00:02:00Z">
              <w:r w:rsidR="004C25F4">
                <w:t>8.8</w:t>
              </w:r>
            </w:ins>
          </w:p>
        </w:tc>
        <w:tc>
          <w:tcPr>
            <w:tcW w:w="1814" w:type="dxa"/>
            <w:tcMar>
              <w:top w:w="60" w:type="dxa"/>
              <w:left w:w="90" w:type="dxa"/>
              <w:bottom w:w="60" w:type="dxa"/>
              <w:right w:w="90" w:type="dxa"/>
            </w:tcMar>
            <w:vAlign w:val="center"/>
            <w:cellIns w:id="1062" w:author="Revision v4 to v5" w:date="2026-09-16T00:02:00Z"/>
            <w:tcPrChange w:id="1063" w:author="Revision v4 to v5" w:date="2026-09-16T00:02:00Z">
              <w:tcPr>
                <w:tcW w:w="2500" w:type="dxa"/>
                <w:tcMar>
                  <w:top w:w="60" w:type="dxa"/>
                  <w:left w:w="90" w:type="dxa"/>
                  <w:bottom w:w="60" w:type="dxa"/>
                  <w:right w:w="90" w:type="dxa"/>
                </w:tcMar>
                <w:vAlign w:val="center"/>
                <w:cellIns w:id="1064" w:author="Revision v4 to v5" w:date="2026-09-16T00:02:00Z"/>
              </w:tcPr>
            </w:tcPrChange>
          </w:tcPr>
          <w:p w14:paraId="1759D0B2" w14:textId="77777777" w:rsidR="00BE0011" w:rsidRDefault="004C25F4">
            <w:pPr>
              <w:spacing w:line="264" w:lineRule="auto"/>
              <w:jc w:val="center"/>
            </w:pPr>
            <w:ins w:id="1065" w:author="Revision v4 to v5" w:date="2026-09-16T00:02:00Z">
              <w:r>
                <w:t>8.3</w:t>
              </w:r>
            </w:ins>
          </w:p>
        </w:tc>
        <w:tc>
          <w:tcPr>
            <w:tcW w:w="1814" w:type="dxa"/>
            <w:tcMar>
              <w:top w:w="60" w:type="dxa"/>
              <w:left w:w="90" w:type="dxa"/>
              <w:bottom w:w="60" w:type="dxa"/>
              <w:right w:w="90" w:type="dxa"/>
            </w:tcMar>
            <w:vAlign w:val="center"/>
            <w:cellIns w:id="1066" w:author="Revision v4 to v5" w:date="2026-09-16T00:02:00Z"/>
            <w:tcPrChange w:id="1067" w:author="Revision v4 to v5" w:date="2026-09-16T00:02:00Z">
              <w:tcPr>
                <w:tcW w:w="2500" w:type="dxa"/>
                <w:tcMar>
                  <w:top w:w="60" w:type="dxa"/>
                  <w:left w:w="90" w:type="dxa"/>
                  <w:bottom w:w="60" w:type="dxa"/>
                  <w:right w:w="90" w:type="dxa"/>
                </w:tcMar>
                <w:vAlign w:val="center"/>
                <w:cellIns w:id="1068" w:author="Revision v4 to v5" w:date="2026-09-16T00:02:00Z"/>
              </w:tcPr>
            </w:tcPrChange>
          </w:tcPr>
          <w:p w14:paraId="6BA7EF77" w14:textId="77777777" w:rsidR="00BE0011" w:rsidRDefault="004C25F4">
            <w:pPr>
              <w:spacing w:line="264" w:lineRule="auto"/>
              <w:jc w:val="center"/>
            </w:pPr>
            <w:ins w:id="1069" w:author="Revision v4 to v5" w:date="2026-09-16T00:02:00Z">
              <w:r>
                <w:t>6.7</w:t>
              </w:r>
            </w:ins>
          </w:p>
        </w:tc>
      </w:tr>
      <w:tr w:rsidR="00BE0011" w14:paraId="7CAB2AF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07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rPr>
          <w:trPrChange w:id="1071" w:author="Revision v4 to v5" w:date="2026-09-16T00:02:00Z">
            <w:trPr>
              <w:gridAfter w:val="0"/>
            </w:trPr>
          </w:trPrChange>
        </w:trPr>
        <w:tc>
          <w:tcPr>
            <w:tcW w:w="1814" w:type="dxa"/>
            <w:tcMar>
              <w:top w:w="60" w:type="dxa"/>
              <w:left w:w="90" w:type="dxa"/>
              <w:bottom w:w="60" w:type="dxa"/>
              <w:right w:w="90" w:type="dxa"/>
            </w:tcMar>
            <w:vAlign w:val="center"/>
            <w:tcPrChange w:id="1072" w:author="Revision v4 to v5" w:date="2026-09-16T00:02:00Z">
              <w:tcPr>
                <w:tcW w:w="4072" w:type="dxa"/>
                <w:gridSpan w:val="2"/>
                <w:tcMar>
                  <w:top w:w="60" w:type="dxa"/>
                  <w:left w:w="90" w:type="dxa"/>
                  <w:bottom w:w="60" w:type="dxa"/>
                  <w:right w:w="90" w:type="dxa"/>
                </w:tcMar>
                <w:vAlign w:val="center"/>
              </w:tcPr>
            </w:tcPrChange>
          </w:tcPr>
          <w:p w14:paraId="575CF433" w14:textId="001C1A96" w:rsidR="00BE0011" w:rsidRDefault="004C25F4">
            <w:pPr>
              <w:spacing w:line="264" w:lineRule="auto"/>
            </w:pPr>
            <w:moveToRangeStart w:id="1073" w:author="Revision v4 to v5" w:date="2026-09-16T00:02:00Z" w:name="move240409349"/>
            <w:moveTo w:id="1074" w:author="Revision v4 to v5" w:date="2026-09-16T00:02:00Z">
              <w:r>
                <w:t>Product &amp; loan purpose</w:t>
              </w:r>
            </w:moveTo>
            <w:moveFromRangeStart w:id="1075" w:author="Revision v4 to v5" w:date="2026-09-16T00:02:00Z" w:name="move240409348"/>
            <w:moveToRangeEnd w:id="1073"/>
            <w:moveFrom w:id="1076" w:author="Revision v4 to v5" w:date="2026-09-16T00:02:00Z">
              <w:r>
                <w:t>Interest rate</w:t>
              </w:r>
            </w:moveFrom>
            <w:moveFromRangeEnd w:id="1075"/>
          </w:p>
        </w:tc>
        <w:tc>
          <w:tcPr>
            <w:tcW w:w="1814" w:type="dxa"/>
            <w:tcMar>
              <w:top w:w="60" w:type="dxa"/>
              <w:left w:w="90" w:type="dxa"/>
              <w:bottom w:w="60" w:type="dxa"/>
              <w:right w:w="90" w:type="dxa"/>
            </w:tcMar>
            <w:vAlign w:val="center"/>
            <w:cellIns w:id="1077" w:author="Revision v4 to v5" w:date="2026-09-16T00:02:00Z"/>
            <w:tcPrChange w:id="1078" w:author="Revision v4 to v5" w:date="2026-09-16T00:02:00Z">
              <w:tcPr>
                <w:tcW w:w="4072" w:type="dxa"/>
                <w:tcMar>
                  <w:top w:w="60" w:type="dxa"/>
                  <w:left w:w="90" w:type="dxa"/>
                  <w:bottom w:w="60" w:type="dxa"/>
                  <w:right w:w="90" w:type="dxa"/>
                </w:tcMar>
                <w:vAlign w:val="center"/>
                <w:cellIns w:id="1079" w:author="Revision v4 to v5" w:date="2026-09-16T00:02:00Z"/>
              </w:tcPr>
            </w:tcPrChange>
          </w:tcPr>
          <w:p w14:paraId="24111A5A" w14:textId="77777777" w:rsidR="00BE0011" w:rsidRDefault="004C25F4">
            <w:pPr>
              <w:spacing w:line="264" w:lineRule="auto"/>
              <w:jc w:val="center"/>
            </w:pPr>
            <w:ins w:id="1080" w:author="Revision v4 to v5" w:date="2026-09-16T00:02:00Z">
              <w:r>
                <w:t>8.5</w:t>
              </w:r>
            </w:ins>
          </w:p>
        </w:tc>
        <w:tc>
          <w:tcPr>
            <w:tcW w:w="1814" w:type="dxa"/>
            <w:tcMar>
              <w:top w:w="60" w:type="dxa"/>
              <w:left w:w="90" w:type="dxa"/>
              <w:bottom w:w="60" w:type="dxa"/>
              <w:right w:w="90" w:type="dxa"/>
            </w:tcMar>
            <w:vAlign w:val="center"/>
            <w:cellIns w:id="1081" w:author="Revision v4 to v5" w:date="2026-09-16T00:02:00Z"/>
            <w:tcPrChange w:id="1082" w:author="Revision v4 to v5" w:date="2026-09-16T00:02:00Z">
              <w:tcPr>
                <w:tcW w:w="4072" w:type="dxa"/>
                <w:gridSpan w:val="2"/>
                <w:tcMar>
                  <w:top w:w="60" w:type="dxa"/>
                  <w:left w:w="90" w:type="dxa"/>
                  <w:bottom w:w="60" w:type="dxa"/>
                  <w:right w:w="90" w:type="dxa"/>
                </w:tcMar>
                <w:vAlign w:val="center"/>
                <w:cellIns w:id="1083" w:author="Revision v4 to v5" w:date="2026-09-16T00:02:00Z"/>
              </w:tcPr>
            </w:tcPrChange>
          </w:tcPr>
          <w:p w14:paraId="3F2CAFA9" w14:textId="77777777" w:rsidR="00BE0011" w:rsidRDefault="004C25F4">
            <w:pPr>
              <w:spacing w:line="264" w:lineRule="auto"/>
              <w:jc w:val="center"/>
            </w:pPr>
            <w:ins w:id="1084" w:author="Revision v4 to v5" w:date="2026-09-16T00:02:00Z">
              <w:r>
                <w:t>7.9</w:t>
              </w:r>
            </w:ins>
          </w:p>
        </w:tc>
        <w:tc>
          <w:tcPr>
            <w:tcW w:w="1814" w:type="dxa"/>
            <w:tcMar>
              <w:top w:w="60" w:type="dxa"/>
              <w:left w:w="90" w:type="dxa"/>
              <w:bottom w:w="60" w:type="dxa"/>
              <w:right w:w="90" w:type="dxa"/>
            </w:tcMar>
            <w:vAlign w:val="center"/>
            <w:tcPrChange w:id="1085" w:author="Revision v4 to v5" w:date="2026-09-16T00:02:00Z">
              <w:tcPr>
                <w:tcW w:w="2500" w:type="dxa"/>
                <w:gridSpan w:val="2"/>
                <w:tcMar>
                  <w:top w:w="60" w:type="dxa"/>
                  <w:left w:w="90" w:type="dxa"/>
                  <w:bottom w:w="60" w:type="dxa"/>
                  <w:right w:w="90" w:type="dxa"/>
                </w:tcMar>
                <w:vAlign w:val="center"/>
              </w:tcPr>
            </w:tcPrChange>
          </w:tcPr>
          <w:p w14:paraId="305BAC61" w14:textId="51349600" w:rsidR="00BE0011" w:rsidRDefault="0002162A">
            <w:pPr>
              <w:spacing w:line="264" w:lineRule="auto"/>
              <w:jc w:val="center"/>
            </w:pPr>
            <w:del w:id="1086" w:author="Revision v4 to v5" w:date="2026-09-16T00:02:00Z">
              <w:r>
                <w:delText>13</w:delText>
              </w:r>
            </w:del>
            <w:ins w:id="1087" w:author="Revision v4 to v5" w:date="2026-09-16T00:02:00Z">
              <w:r w:rsidR="004C25F4">
                <w:t>7</w:t>
              </w:r>
            </w:ins>
            <w:r w:rsidR="004C25F4">
              <w:t>.8</w:t>
            </w:r>
          </w:p>
        </w:tc>
        <w:tc>
          <w:tcPr>
            <w:tcW w:w="1814" w:type="dxa"/>
            <w:tcMar>
              <w:top w:w="60" w:type="dxa"/>
              <w:left w:w="90" w:type="dxa"/>
              <w:bottom w:w="60" w:type="dxa"/>
              <w:right w:w="90" w:type="dxa"/>
            </w:tcMar>
            <w:vAlign w:val="center"/>
            <w:tcPrChange w:id="1088" w:author="Revision v4 to v5" w:date="2026-09-16T00:02:00Z">
              <w:tcPr>
                <w:tcW w:w="2500" w:type="dxa"/>
                <w:gridSpan w:val="2"/>
                <w:tcMar>
                  <w:top w:w="60" w:type="dxa"/>
                  <w:left w:w="90" w:type="dxa"/>
                  <w:bottom w:w="60" w:type="dxa"/>
                  <w:right w:w="90" w:type="dxa"/>
                </w:tcMar>
                <w:vAlign w:val="center"/>
              </w:tcPr>
            </w:tcPrChange>
          </w:tcPr>
          <w:p w14:paraId="47F0D1BD" w14:textId="696B6FF7" w:rsidR="00BE0011" w:rsidRDefault="0002162A">
            <w:pPr>
              <w:spacing w:line="264" w:lineRule="auto"/>
              <w:jc w:val="center"/>
            </w:pPr>
            <w:del w:id="1089" w:author="Revision v4 to v5" w:date="2026-09-16T00:02:00Z">
              <w:r>
                <w:delText>12.5</w:delText>
              </w:r>
            </w:del>
            <w:ins w:id="1090" w:author="Revision v4 to v5" w:date="2026-09-16T00:02:00Z">
              <w:r w:rsidR="004C25F4">
                <w:t>8.1</w:t>
              </w:r>
            </w:ins>
          </w:p>
        </w:tc>
      </w:tr>
    </w:tbl>
    <w:p w14:paraId="59B34985" w14:textId="77777777" w:rsidR="00E148FD" w:rsidRDefault="0002162A">
      <w:pPr>
        <w:spacing w:before="200" w:after="40"/>
        <w:jc w:val="center"/>
        <w:rPr>
          <w:del w:id="1091" w:author="Revision v4 to v5" w:date="2026-09-16T00:02:00Z"/>
        </w:rPr>
      </w:pPr>
      <w:del w:id="1092" w:author="Revision v4 to v5" w:date="2026-09-16T00:02:00Z">
        <w:r>
          <w:rPr>
            <w:noProof/>
          </w:rPr>
          <w:drawing>
            <wp:inline distT="0" distB="0" distL="0" distR="0" wp14:anchorId="4E1857A5" wp14:editId="16E7371A">
              <wp:extent cx="47625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0434" name="Picture 2053100434"/>
                      <pic:cNvPicPr>
                        <a:picLocks noChangeAspect="1" noChangeArrowheads="1"/>
                      </pic:cNvPicPr>
                    </pic:nvPicPr>
                    <pic:blipFill>
                      <a:blip r:embed="rId21"/>
                      <a:srcRect/>
                      <a:stretch>
                        <a:fillRect/>
                      </a:stretch>
                    </pic:blipFill>
                    <pic:spPr>
                      <a:xfrm>
                        <a:off x="0" y="0"/>
                        <a:ext cx="4762500" cy="1828800"/>
                      </a:xfrm>
                      <a:prstGeom prst="rect">
                        <a:avLst/>
                      </a:prstGeom>
                    </pic:spPr>
                  </pic:pic>
                </a:graphicData>
              </a:graphic>
            </wp:inline>
          </w:drawing>
        </w:r>
      </w:del>
    </w:p>
    <w:p w14:paraId="0161E87F" w14:textId="77777777" w:rsidR="00BE0011" w:rsidRDefault="004C25F4">
      <w:pPr>
        <w:spacing w:before="200" w:after="40"/>
        <w:jc w:val="center"/>
        <w:rPr>
          <w:ins w:id="1093" w:author="Revision v4 to v5" w:date="2026-09-16T00:02:00Z"/>
        </w:rPr>
      </w:pPr>
      <w:ins w:id="1094" w:author="Revision v4 to v5" w:date="2026-09-16T00:02:00Z">
        <w:r>
          <w:rPr>
            <w:noProof/>
          </w:rPr>
          <w:drawing>
            <wp:inline distT="0" distB="0" distL="0" distR="0" wp14:anchorId="68B808BB" wp14:editId="7733DBED">
              <wp:extent cx="4762500" cy="1828800"/>
              <wp:effectExtent l="0" t="0" r="0" b="0"/>
              <wp:docPr id="2053100434" name="Picture 20531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0434" name="Picture 2053100434"/>
                      <pic:cNvPicPr>
                        <a:picLocks noChangeAspect="1" noChangeArrowheads="1"/>
                      </pic:cNvPicPr>
                    </pic:nvPicPr>
                    <pic:blipFill>
                      <a:blip r:embed="rId22"/>
                      <a:srcRect/>
                      <a:stretch>
                        <a:fillRect/>
                      </a:stretch>
                    </pic:blipFill>
                    <pic:spPr>
                      <a:xfrm>
                        <a:off x="0" y="0"/>
                        <a:ext cx="4762500" cy="1828800"/>
                      </a:xfrm>
                      <a:prstGeom prst="rect">
                        <a:avLst/>
                      </a:prstGeom>
                    </pic:spPr>
                  </pic:pic>
                </a:graphicData>
              </a:graphic>
            </wp:inline>
          </w:drawing>
        </w:r>
      </w:ins>
    </w:p>
    <w:p w14:paraId="2420FA06" w14:textId="3F3991F9" w:rsidR="00BE0011" w:rsidRDefault="004C25F4">
      <w:pPr>
        <w:spacing w:before="120" w:after="260" w:line="264" w:lineRule="auto"/>
        <w:jc w:val="center"/>
      </w:pPr>
      <w:r>
        <w:rPr>
          <w:sz w:val="21"/>
          <w:rPrChange w:id="1095" w:author="Revision v4 to v5" w:date="2026-09-16T00:02:00Z">
            <w:rPr>
              <w:b/>
              <w:sz w:val="21"/>
            </w:rPr>
          </w:rPrChange>
        </w:rPr>
        <w:t xml:space="preserve">Figure 8. </w:t>
      </w:r>
      <w:r>
        <w:rPr>
          <w:sz w:val="21"/>
          <w:rPrChange w:id="1096" w:author="Revision v4 to v5" w:date="2026-09-16T00:02:00Z">
            <w:rPr>
              <w:i/>
              <w:sz w:val="21"/>
            </w:rPr>
          </w:rPrChange>
        </w:rPr>
        <w:t>Gain-based (left) vs. SHAP-based (right) group importance share, XGBoost vs. LightGBM</w:t>
      </w:r>
      <w:del w:id="1097" w:author="Revision v4 to v5" w:date="2026-09-16T00:02:00Z">
        <w:r w:rsidR="0002162A">
          <w:rPr>
            <w:i/>
            <w:iCs/>
            <w:sz w:val="21"/>
            <w:szCs w:val="21"/>
          </w:rPr>
          <w:delText>, under class weighting</w:delText>
        </w:r>
      </w:del>
      <w:r>
        <w:rPr>
          <w:sz w:val="21"/>
          <w:rPrChange w:id="1098" w:author="Revision v4 to v5" w:date="2026-09-16T00:02:00Z">
            <w:rPr>
              <w:i/>
              <w:sz w:val="21"/>
            </w:rPr>
          </w:rPrChange>
        </w:rPr>
        <w:t xml:space="preserve"> (Tables 8–9).</w:t>
      </w:r>
    </w:p>
    <w:p w14:paraId="20248044" w14:textId="70E0EA9F" w:rsidR="00BE0011" w:rsidRDefault="0002162A">
      <w:pPr>
        <w:spacing w:after="200" w:line="360" w:lineRule="auto"/>
        <w:ind w:firstLine="400"/>
      </w:pPr>
      <w:del w:id="1099" w:author="Revision v4 to v5" w:date="2026-09-16T00:02:00Z">
        <w:r>
          <w:rPr>
            <w:sz w:val="24"/>
            <w:szCs w:val="24"/>
          </w:rPr>
          <w:delText>After explicitly setting</w:delText>
        </w:r>
      </w:del>
      <w:ins w:id="1100" w:author="Revision v4 to v5" w:date="2026-09-16T00:02:00Z">
        <w:r w:rsidR="004C25F4">
          <w:rPr>
            <w:sz w:val="24"/>
            <w:szCs w:val="24"/>
          </w:rPr>
          <w:t>With</w:t>
        </w:r>
      </w:ins>
      <w:r w:rsidR="004C25F4">
        <w:rPr>
          <w:sz w:val="24"/>
          <w:szCs w:val="24"/>
        </w:rPr>
        <w:t xml:space="preserve"> LightGBM's importance_type</w:t>
      </w:r>
      <w:del w:id="1101" w:author="Revision v4 to v5" w:date="2026-09-16T00:02:00Z">
        <w:r>
          <w:rPr>
            <w:sz w:val="24"/>
            <w:szCs w:val="24"/>
          </w:rPr>
          <w:delText>="</w:delText>
        </w:r>
      </w:del>
      <w:ins w:id="1102" w:author="Revision v4 to v5" w:date="2026-09-16T00:02:00Z">
        <w:r w:rsidR="004C25F4">
          <w:rPr>
            <w:sz w:val="24"/>
            <w:szCs w:val="24"/>
          </w:rPr>
          <w:t xml:space="preserve"> set explicitly to "</w:t>
        </w:r>
      </w:ins>
      <w:r w:rsidR="004C25F4">
        <w:rPr>
          <w:sz w:val="24"/>
          <w:szCs w:val="24"/>
        </w:rPr>
        <w:t xml:space="preserve">gain", </w:t>
      </w:r>
      <w:ins w:id="1103" w:author="Revision v4 to v5" w:date="2026-09-16T00:02:00Z">
        <w:r w:rsidR="004C25F4">
          <w:rPr>
            <w:sz w:val="24"/>
            <w:szCs w:val="24"/>
          </w:rPr>
          <w:t xml:space="preserve">so that both libraries report the same quantity, </w:t>
        </w:r>
      </w:ins>
      <w:r w:rsidR="004C25F4">
        <w:rPr>
          <w:sz w:val="24"/>
          <w:szCs w:val="24"/>
        </w:rPr>
        <w:t xml:space="preserve">Gain agrees </w:t>
      </w:r>
      <w:del w:id="1104" w:author="Revision v4 to v5" w:date="2026-09-16T00:02:00Z">
        <w:r>
          <w:rPr>
            <w:sz w:val="24"/>
            <w:szCs w:val="24"/>
          </w:rPr>
          <w:delText xml:space="preserve">that </w:delText>
        </w:r>
      </w:del>
      <w:ins w:id="1105" w:author="Revision v4 to v5" w:date="2026-09-16T00:02:00Z">
        <w:r w:rsidR="004C25F4">
          <w:rPr>
            <w:sz w:val="24"/>
            <w:szCs w:val="24"/>
          </w:rPr>
          <w:t xml:space="preserve">on the leading group — </w:t>
        </w:r>
      </w:ins>
      <w:r w:rsidR="004C25F4">
        <w:rPr>
          <w:sz w:val="24"/>
          <w:szCs w:val="24"/>
        </w:rPr>
        <w:t xml:space="preserve">loan tenure/maturity </w:t>
      </w:r>
      <w:del w:id="1106" w:author="Revision v4 to v5" w:date="2026-09-16T00:02:00Z">
        <w:r>
          <w:rPr>
            <w:sz w:val="24"/>
            <w:szCs w:val="24"/>
          </w:rPr>
          <w:delText>leads,</w:delText>
        </w:r>
      </w:del>
      <w:ins w:id="1107" w:author="Revision v4 to v5" w:date="2026-09-16T00:02:00Z">
        <w:r w:rsidR="004C25F4">
          <w:rPr>
            <w:sz w:val="24"/>
            <w:szCs w:val="24"/>
          </w:rPr>
          <w:t>—</w:t>
        </w:r>
      </w:ins>
      <w:r w:rsidR="004C25F4">
        <w:rPr>
          <w:sz w:val="24"/>
          <w:szCs w:val="24"/>
        </w:rPr>
        <w:t xml:space="preserve"> but </w:t>
      </w:r>
      <w:del w:id="1108" w:author="Revision v4 to v5" w:date="2026-09-16T00:02:00Z">
        <w:r>
          <w:rPr>
            <w:sz w:val="24"/>
            <w:szCs w:val="24"/>
          </w:rPr>
          <w:delText>lower-ranked group shares remain</w:delText>
        </w:r>
      </w:del>
      <w:ins w:id="1109" w:author="Revision v4 to v5" w:date="2026-09-16T00:02:00Z">
        <w:r w:rsidR="004C25F4">
          <w:rPr>
            <w:sz w:val="24"/>
            <w:szCs w:val="24"/>
          </w:rPr>
          <w:t>not on anything below it. The share attributed to product and loan purpose ranges from 5.7% to 24.7% across the four</w:t>
        </w:r>
      </w:ins>
      <w:r w:rsidR="004C25F4">
        <w:rPr>
          <w:sz w:val="24"/>
          <w:szCs w:val="24"/>
        </w:rPr>
        <w:t xml:space="preserve"> model</w:t>
      </w:r>
      <w:del w:id="1110" w:author="Revision v4 to v5" w:date="2026-09-16T00:02:00Z">
        <w:r>
          <w:rPr>
            <w:sz w:val="24"/>
            <w:szCs w:val="24"/>
          </w:rPr>
          <w:delText>-dependent.</w:delText>
        </w:r>
      </w:del>
      <w:ins w:id="1111" w:author="Revision v4 to v5" w:date="2026-09-16T00:02:00Z">
        <w:r w:rsidR="004C25F4">
          <w:rPr>
            <w:sz w:val="24"/>
            <w:szCs w:val="24"/>
          </w:rPr>
          <w:t>/treatment combinations in Table 8, a spread wide enough to reverse its rank.</w:t>
        </w:r>
      </w:ins>
      <w:r w:rsidR="004C25F4">
        <w:rPr>
          <w:sz w:val="24"/>
          <w:szCs w:val="24"/>
        </w:rPr>
        <w:t xml:space="preserve"> SHAP </w:t>
      </w:r>
      <w:ins w:id="1112" w:author="Revision v4 to v5" w:date="2026-09-16T00:02:00Z">
        <w:r w:rsidR="004C25F4">
          <w:rPr>
            <w:sz w:val="24"/>
            <w:szCs w:val="24"/>
          </w:rPr>
          <w:t xml:space="preserve">is markedly </w:t>
        </w:r>
      </w:ins>
      <w:r w:rsidR="004C25F4">
        <w:rPr>
          <w:sz w:val="24"/>
          <w:szCs w:val="24"/>
        </w:rPr>
        <w:t xml:space="preserve">more </w:t>
      </w:r>
      <w:del w:id="1113" w:author="Revision v4 to v5" w:date="2026-09-16T00:02:00Z">
        <w:r>
          <w:rPr>
            <w:sz w:val="24"/>
            <w:szCs w:val="24"/>
          </w:rPr>
          <w:delText xml:space="preserve">closely aligns the two models, ranking </w:delText>
        </w:r>
      </w:del>
      <w:ins w:id="1114" w:author="Revision v4 to v5" w:date="2026-09-16T00:02:00Z">
        <w:r w:rsidR="004C25F4">
          <w:rPr>
            <w:sz w:val="24"/>
            <w:szCs w:val="24"/>
          </w:rPr>
          <w:t>consistent: loan tenure/</w:t>
        </w:r>
      </w:ins>
      <w:r w:rsidR="004C25F4">
        <w:rPr>
          <w:sz w:val="24"/>
          <w:szCs w:val="24"/>
        </w:rPr>
        <w:t xml:space="preserve">maturity </w:t>
      </w:r>
      <w:del w:id="1115" w:author="Revision v4 to v5" w:date="2026-09-16T00:02:00Z">
        <w:r>
          <w:rPr>
            <w:sz w:val="24"/>
            <w:szCs w:val="24"/>
          </w:rPr>
          <w:delText>first</w:delText>
        </w:r>
      </w:del>
      <w:ins w:id="1116" w:author="Revision v4 to v5" w:date="2026-09-16T00:02:00Z">
        <w:r w:rsidR="004C25F4">
          <w:rPr>
            <w:sz w:val="24"/>
            <w:szCs w:val="24"/>
          </w:rPr>
          <w:t>takes 40.8–42.8%</w:t>
        </w:r>
      </w:ins>
      <w:r w:rsidR="004C25F4">
        <w:rPr>
          <w:sz w:val="24"/>
          <w:szCs w:val="24"/>
        </w:rPr>
        <w:t xml:space="preserve"> and balance/utilization </w:t>
      </w:r>
      <w:del w:id="1117" w:author="Revision v4 to v5" w:date="2026-09-16T00:02:00Z">
        <w:r>
          <w:rPr>
            <w:sz w:val="24"/>
            <w:szCs w:val="24"/>
          </w:rPr>
          <w:delText>second</w:delText>
        </w:r>
      </w:del>
      <w:ins w:id="1118" w:author="Revision v4 to v5" w:date="2026-09-16T00:02:00Z">
        <w:r w:rsidR="004C25F4">
          <w:rPr>
            <w:sz w:val="24"/>
            <w:szCs w:val="24"/>
          </w:rPr>
          <w:t>26.1–28.7% across all four combinations, preserving the same ordering in every case</w:t>
        </w:r>
      </w:ins>
      <w:r w:rsidR="004C25F4">
        <w:rPr>
          <w:sz w:val="24"/>
          <w:szCs w:val="24"/>
        </w:rPr>
        <w:t>.</w:t>
      </w:r>
    </w:p>
    <w:p w14:paraId="335965A4" w14:textId="77777777" w:rsidR="00BE0011" w:rsidRDefault="004C25F4">
      <w:pPr>
        <w:spacing w:after="200" w:line="360" w:lineRule="auto"/>
        <w:ind w:firstLine="400"/>
      </w:pPr>
      <w:r>
        <w:rPr>
          <w:sz w:val="24"/>
          <w:szCs w:val="24"/>
        </w:rPr>
        <w:t xml:space="preserve">This is read as evidence that </w:t>
      </w:r>
      <w:r>
        <w:rPr>
          <w:sz w:val="24"/>
          <w:rPrChange w:id="1119" w:author="Revision v4 to v5" w:date="2026-09-16T00:02:00Z">
            <w:rPr>
              <w:b/>
              <w:sz w:val="24"/>
            </w:rPr>
          </w:rPrChange>
        </w:rPr>
        <w:t>Gain-based importance is not a stable property of the data</w:t>
      </w:r>
      <w:r>
        <w:rPr>
          <w:sz w:val="24"/>
          <w:szCs w:val="24"/>
        </w:rPr>
        <w:t xml:space="preserve"> — it depends materially on which tree-boosting implementation computed it </w:t>
      </w:r>
      <w:ins w:id="1120" w:author="Revision v4 to v5" w:date="2026-09-16T00:02:00Z">
        <w:r>
          <w:rPr>
            <w:sz w:val="24"/>
            <w:szCs w:val="24"/>
          </w:rPr>
          <w:t xml:space="preserve">and on the imbalance treatment in force </w:t>
        </w:r>
      </w:ins>
      <w:r>
        <w:rPr>
          <w:sz w:val="24"/>
          <w:szCs w:val="24"/>
        </w:rPr>
        <w:t>— while SHAP, cross-checked across two algorithms</w:t>
      </w:r>
      <w:ins w:id="1121" w:author="Revision v4 to v5" w:date="2026-09-16T00:02:00Z">
        <w:r>
          <w:rPr>
            <w:sz w:val="24"/>
            <w:szCs w:val="24"/>
          </w:rPr>
          <w:t xml:space="preserve"> and two treatments</w:t>
        </w:r>
      </w:ins>
      <w:r>
        <w:rPr>
          <w:sz w:val="24"/>
          <w:szCs w:val="24"/>
        </w:rPr>
        <w:t>, is comparatively stable evidence for which information genuinely drives predictions. The practical implication for a bank is unchanged: a feature-importance-based data-investment decision should not be made from a single model's Gain ranking alone.</w:t>
      </w:r>
    </w:p>
    <w:p w14:paraId="079D17DD" w14:textId="77777777" w:rsidR="00BE0011" w:rsidRDefault="004C25F4">
      <w:pPr>
        <w:pStyle w:val="2SEBLH3"/>
      </w:pPr>
      <w:r>
        <w:t>4.4 Statistical robustness: repeated cross-validation and a corrected paired test</w:t>
      </w:r>
    </w:p>
    <w:p w14:paraId="30A93BDC" w14:textId="4918E115" w:rsidR="00BE0011" w:rsidRDefault="004C25F4">
      <w:pPr>
        <w:spacing w:after="200" w:line="360" w:lineRule="auto"/>
        <w:ind w:firstLine="400"/>
      </w:pPr>
      <w:r>
        <w:rPr>
          <w:sz w:val="24"/>
          <w:szCs w:val="24"/>
        </w:rPr>
        <w:t xml:space="preserve">Table 10 reports 5-fold × 5-repeat </w:t>
      </w:r>
      <w:del w:id="1122" w:author="Revision v4 to v5" w:date="2026-09-16T00:02:00Z">
        <w:r w:rsidR="0002162A">
          <w:rPr>
            <w:sz w:val="24"/>
            <w:szCs w:val="24"/>
          </w:rPr>
          <w:delText>CV</w:delText>
        </w:r>
      </w:del>
      <w:ins w:id="1123" w:author="Revision v4 to v5" w:date="2026-09-16T00:02:00Z">
        <w:r>
          <w:rPr>
            <w:sz w:val="24"/>
            <w:szCs w:val="24"/>
          </w:rPr>
          <w:t>cross-validation</w:t>
        </w:r>
      </w:ins>
      <w:r>
        <w:rPr>
          <w:sz w:val="24"/>
          <w:szCs w:val="24"/>
        </w:rPr>
        <w:t xml:space="preserve"> for </w:t>
      </w:r>
      <w:del w:id="1124" w:author="Revision v4 to v5" w:date="2026-09-16T00:02:00Z">
        <w:r w:rsidR="0002162A">
          <w:rPr>
            <w:sz w:val="24"/>
            <w:szCs w:val="24"/>
          </w:rPr>
          <w:delText>the common class-weighted</w:delText>
        </w:r>
      </w:del>
      <w:ins w:id="1125" w:author="Revision v4 to v5" w:date="2026-09-16T00:02:00Z">
        <w:r>
          <w:rPr>
            <w:sz w:val="24"/>
            <w:szCs w:val="24"/>
          </w:rPr>
          <w:t>all twelve</w:t>
        </w:r>
      </w:ins>
      <w:r>
        <w:rPr>
          <w:sz w:val="24"/>
          <w:szCs w:val="24"/>
        </w:rPr>
        <w:t xml:space="preserve"> configurations </w:t>
      </w:r>
      <w:del w:id="1126" w:author="Revision v4 to v5" w:date="2026-09-16T00:02:00Z">
        <w:r w:rsidR="0002162A">
          <w:rPr>
            <w:sz w:val="24"/>
            <w:szCs w:val="24"/>
          </w:rPr>
          <w:delText>and CatBoost–none</w:delText>
        </w:r>
      </w:del>
      <w:ins w:id="1127" w:author="Revision v4 to v5" w:date="2026-09-16T00:02:00Z">
        <w:r>
          <w:rPr>
            <w:sz w:val="24"/>
            <w:szCs w:val="24"/>
          </w:rPr>
          <w:t>on the identical 25 partitions, so every comparison is properly paired</w:t>
        </w:r>
      </w:ins>
      <w:r>
        <w:rPr>
          <w:sz w:val="24"/>
          <w:szCs w:val="24"/>
        </w:rPr>
        <w:t xml:space="preserve">. The Nadeau–Bengio correction replaces the naive variance factor 1/25 = 0.04 with 1/25 + 1/4 = 0.29; Holm adjustment controls the family of </w:t>
      </w:r>
      <w:ins w:id="1128" w:author="Revision v4 to v5" w:date="2026-09-16T00:02:00Z">
        <w:r>
          <w:rPr>
            <w:sz w:val="24"/>
            <w:szCs w:val="24"/>
          </w:rPr>
          <w:t xml:space="preserve">eleven </w:t>
        </w:r>
      </w:ins>
      <w:r>
        <w:rPr>
          <w:sz w:val="24"/>
          <w:szCs w:val="24"/>
        </w:rPr>
        <w:t>comparisons</w:t>
      </w:r>
      <w:ins w:id="1129" w:author="Revision v4 to v5" w:date="2026-09-16T00:02:00Z">
        <w:r>
          <w:rPr>
            <w:sz w:val="24"/>
            <w:szCs w:val="24"/>
          </w:rPr>
          <w:t xml:space="preserve"> against the leading configuration</w:t>
        </w:r>
      </w:ins>
      <w:r>
        <w:rPr>
          <w:sz w:val="24"/>
          <w:szCs w:val="24"/>
        </w:rPr>
        <w:t>.</w:t>
      </w:r>
    </w:p>
    <w:p w14:paraId="676A3C73" w14:textId="5A7FC216" w:rsidR="00BE0011" w:rsidRDefault="004C25F4">
      <w:pPr>
        <w:spacing w:before="160" w:after="120" w:line="276" w:lineRule="auto"/>
        <w:jc w:val="center"/>
      </w:pPr>
      <w:r>
        <w:rPr>
          <w:sz w:val="22"/>
          <w:rPrChange w:id="1130" w:author="Revision v4 to v5" w:date="2026-09-16T00:02:00Z">
            <w:rPr>
              <w:b/>
              <w:sz w:val="22"/>
            </w:rPr>
          </w:rPrChange>
        </w:rPr>
        <w:t xml:space="preserve">Table 10. </w:t>
      </w:r>
      <w:r>
        <w:rPr>
          <w:sz w:val="22"/>
          <w:szCs w:val="22"/>
        </w:rPr>
        <w:t>Repeated cross-validation (5-fold × 5-repeat</w:t>
      </w:r>
      <w:ins w:id="1131" w:author="Revision v4 to v5" w:date="2026-09-16T00:02:00Z">
        <w:r>
          <w:rPr>
            <w:sz w:val="22"/>
            <w:szCs w:val="22"/>
          </w:rPr>
          <w:t>, identical folds</w:t>
        </w:r>
      </w:ins>
      <w:r>
        <w:rPr>
          <w:sz w:val="22"/>
          <w:szCs w:val="22"/>
        </w:rPr>
        <w:t xml:space="preserve">) and corrected paired t-test </w:t>
      </w:r>
      <w:del w:id="1132" w:author="Revision v4 to v5" w:date="2026-09-16T00:02:00Z">
        <w:r w:rsidR="0002162A">
          <w:rPr>
            <w:sz w:val="22"/>
            <w:szCs w:val="22"/>
          </w:rPr>
          <w:delText>vs. LightGBM</w:delText>
        </w:r>
      </w:del>
      <w:ins w:id="1133" w:author="Revision v4 to v5" w:date="2026-09-16T00:02:00Z">
        <w:r>
          <w:rPr>
            <w:sz w:val="22"/>
            <w:szCs w:val="22"/>
          </w:rPr>
          <w:t>against Decision Tree–none</w:t>
        </w:r>
      </w:ins>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809"/>
        <w:gridCol w:w="1809"/>
        <w:gridCol w:w="1803"/>
        <w:gridCol w:w="1804"/>
        <w:tblGridChange w:id="1134">
          <w:tblGrid>
            <w:gridCol w:w="1847"/>
            <w:gridCol w:w="1809"/>
            <w:gridCol w:w="1809"/>
            <w:gridCol w:w="1803"/>
            <w:gridCol w:w="1804"/>
          </w:tblGrid>
        </w:tblGridChange>
      </w:tblGrid>
      <w:tr w:rsidR="0002162A" w14:paraId="01480E19" w14:textId="77777777">
        <w:trPr>
          <w:tblHeader/>
        </w:trPr>
        <w:tc>
          <w:tcPr>
            <w:tcW w:w="1814" w:type="dxa"/>
            <w:shd w:val="clear" w:color="auto" w:fill="D9D9D9"/>
            <w:tcMar>
              <w:top w:w="60" w:type="dxa"/>
              <w:left w:w="90" w:type="dxa"/>
              <w:bottom w:w="60" w:type="dxa"/>
              <w:right w:w="90" w:type="dxa"/>
            </w:tcMar>
            <w:vAlign w:val="center"/>
          </w:tcPr>
          <w:p w14:paraId="719E01F2" w14:textId="77777777" w:rsidR="00BE0011" w:rsidRDefault="004C25F4">
            <w:pPr>
              <w:spacing w:line="264" w:lineRule="auto"/>
            </w:pPr>
            <w:r>
              <w:rPr>
                <w:rPrChange w:id="1135" w:author="Revision v4 to v5" w:date="2026-09-16T00:02:00Z">
                  <w:rPr>
                    <w:b/>
                  </w:rPr>
                </w:rPrChange>
              </w:rPr>
              <w:t>Configuration</w:t>
            </w:r>
          </w:p>
        </w:tc>
        <w:tc>
          <w:tcPr>
            <w:tcW w:w="1814" w:type="dxa"/>
            <w:shd w:val="clear" w:color="auto" w:fill="D9D9D9"/>
            <w:tcMar>
              <w:top w:w="60" w:type="dxa"/>
              <w:left w:w="90" w:type="dxa"/>
              <w:bottom w:w="60" w:type="dxa"/>
              <w:right w:w="90" w:type="dxa"/>
            </w:tcMar>
            <w:vAlign w:val="center"/>
          </w:tcPr>
          <w:p w14:paraId="55BD944D" w14:textId="7245AF90" w:rsidR="00BE0011" w:rsidRDefault="004C25F4">
            <w:pPr>
              <w:spacing w:line="264" w:lineRule="auto"/>
              <w:jc w:val="center"/>
            </w:pPr>
            <w:r>
              <w:rPr>
                <w:rPrChange w:id="1136" w:author="Revision v4 to v5" w:date="2026-09-16T00:02:00Z">
                  <w:rPr>
                    <w:b/>
                  </w:rPr>
                </w:rPrChange>
              </w:rPr>
              <w:t xml:space="preserve">Macro-F1 (mean ± </w:t>
            </w:r>
            <w:del w:id="1137" w:author="Revision v4 to v5" w:date="2026-09-16T00:02:00Z">
              <w:r w:rsidR="0002162A">
                <w:rPr>
                  <w:b/>
                  <w:bCs/>
                </w:rPr>
                <w:delText>std</w:delText>
              </w:r>
            </w:del>
            <w:ins w:id="1138" w:author="Revision v4 to v5" w:date="2026-09-16T00:02:00Z">
              <w:r>
                <w:t>sd</w:t>
              </w:r>
            </w:ins>
            <w:r>
              <w:rPr>
                <w:rPrChange w:id="1139" w:author="Revision v4 to v5" w:date="2026-09-16T00:02:00Z">
                  <w:rPr>
                    <w:b/>
                  </w:rPr>
                </w:rPrChange>
              </w:rPr>
              <w:t>)</w:t>
            </w:r>
          </w:p>
        </w:tc>
        <w:tc>
          <w:tcPr>
            <w:tcW w:w="1814" w:type="dxa"/>
            <w:shd w:val="clear" w:color="auto" w:fill="D9D9D9"/>
            <w:tcMar>
              <w:top w:w="60" w:type="dxa"/>
              <w:left w:w="90" w:type="dxa"/>
              <w:bottom w:w="60" w:type="dxa"/>
              <w:right w:w="90" w:type="dxa"/>
            </w:tcMar>
            <w:vAlign w:val="center"/>
          </w:tcPr>
          <w:p w14:paraId="64EF43AF" w14:textId="766D24E4" w:rsidR="00BE0011" w:rsidRDefault="0002162A">
            <w:pPr>
              <w:spacing w:line="264" w:lineRule="auto"/>
              <w:jc w:val="center"/>
            </w:pPr>
            <w:del w:id="1140" w:author="Revision v4 to v5" w:date="2026-09-16T00:02:00Z">
              <w:r>
                <w:rPr>
                  <w:b/>
                  <w:bCs/>
                </w:rPr>
                <w:delText>LGBM</w:delText>
              </w:r>
            </w:del>
            <w:ins w:id="1141" w:author="Revision v4 to v5" w:date="2026-09-16T00:02:00Z">
              <w:r w:rsidR="004C25F4">
                <w:t>Decision Tree–none</w:t>
              </w:r>
            </w:ins>
            <w:r w:rsidR="004C25F4">
              <w:rPr>
                <w:rPrChange w:id="1142" w:author="Revision v4 to v5" w:date="2026-09-16T00:02:00Z">
                  <w:rPr>
                    <w:b/>
                  </w:rPr>
                </w:rPrChange>
              </w:rPr>
              <w:t xml:space="preserve"> minus comparator</w:t>
            </w:r>
          </w:p>
        </w:tc>
        <w:tc>
          <w:tcPr>
            <w:tcW w:w="1814" w:type="dxa"/>
            <w:shd w:val="clear" w:color="auto" w:fill="D9D9D9"/>
            <w:tcMar>
              <w:top w:w="60" w:type="dxa"/>
              <w:left w:w="90" w:type="dxa"/>
              <w:bottom w:w="60" w:type="dxa"/>
              <w:right w:w="90" w:type="dxa"/>
            </w:tcMar>
            <w:vAlign w:val="center"/>
          </w:tcPr>
          <w:p w14:paraId="4A047820" w14:textId="77777777" w:rsidR="00BE0011" w:rsidRDefault="004C25F4">
            <w:pPr>
              <w:spacing w:line="264" w:lineRule="auto"/>
              <w:jc w:val="center"/>
            </w:pPr>
            <w:r>
              <w:rPr>
                <w:rPrChange w:id="1143" w:author="Revision v4 to v5" w:date="2026-09-16T00:02:00Z">
                  <w:rPr>
                    <w:b/>
                  </w:rPr>
                </w:rPrChange>
              </w:rPr>
              <w:t>t</w:t>
            </w:r>
          </w:p>
        </w:tc>
        <w:tc>
          <w:tcPr>
            <w:tcW w:w="1814" w:type="dxa"/>
            <w:shd w:val="clear" w:color="auto" w:fill="D9D9D9"/>
            <w:tcMar>
              <w:top w:w="60" w:type="dxa"/>
              <w:left w:w="90" w:type="dxa"/>
              <w:bottom w:w="60" w:type="dxa"/>
              <w:right w:w="90" w:type="dxa"/>
            </w:tcMar>
            <w:vAlign w:val="center"/>
          </w:tcPr>
          <w:p w14:paraId="28813E84" w14:textId="77777777" w:rsidR="00BE0011" w:rsidRDefault="004C25F4">
            <w:pPr>
              <w:spacing w:line="264" w:lineRule="auto"/>
              <w:jc w:val="center"/>
            </w:pPr>
            <w:r>
              <w:rPr>
                <w:rPrChange w:id="1144" w:author="Revision v4 to v5" w:date="2026-09-16T00:02:00Z">
                  <w:rPr>
                    <w:b/>
                  </w:rPr>
                </w:rPrChange>
              </w:rPr>
              <w:t>Holm p</w:t>
            </w:r>
          </w:p>
        </w:tc>
      </w:tr>
      <w:tr w:rsidR="0002162A" w14:paraId="0E7F6590"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DB37100" w14:textId="542D2927" w:rsidR="00BE0011" w:rsidRDefault="0002162A">
            <w:pPr>
              <w:spacing w:line="264" w:lineRule="auto"/>
              <w:rPr>
                <w:b/>
                <w:bCs/>
              </w:rPr>
            </w:pPr>
            <w:del w:id="1145" w:author="Revision v4 to v5" w:date="2026-09-16T00:02:00Z">
              <w:r>
                <w:rPr>
                  <w:b/>
                  <w:bCs/>
                </w:rPr>
                <w:delText>LightGBM</w:delText>
              </w:r>
            </w:del>
            <w:ins w:id="1146" w:author="Revision v4 to v5" w:date="2026-09-16T00:02:00Z">
              <w:r w:rsidR="004C25F4">
                <w:rPr>
                  <w:b/>
                  <w:bCs/>
                </w:rPr>
                <w:t>Decision Tree</w:t>
              </w:r>
            </w:ins>
            <w:r w:rsidR="004C25F4">
              <w:rPr>
                <w:b/>
                <w:bCs/>
              </w:rPr>
              <w: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802F7EC" w14:textId="3B8E09F4" w:rsidR="00BE0011" w:rsidRDefault="004C25F4">
            <w:pPr>
              <w:spacing w:line="264" w:lineRule="auto"/>
              <w:jc w:val="center"/>
              <w:rPr>
                <w:b/>
                <w:bCs/>
              </w:rPr>
            </w:pPr>
            <w:r>
              <w:rPr>
                <w:b/>
                <w:bCs/>
              </w:rPr>
              <w:t>0.</w:t>
            </w:r>
            <w:del w:id="1147" w:author="Revision v4 to v5" w:date="2026-09-16T00:02:00Z">
              <w:r w:rsidR="0002162A">
                <w:rPr>
                  <w:b/>
                  <w:bCs/>
                </w:rPr>
                <w:delText>6178 ±± </w:delText>
              </w:r>
            </w:del>
            <w:ins w:id="1148" w:author="Revision v4 to v5" w:date="2026-09-16T00:02:00Z">
              <w:r>
                <w:rPr>
                  <w:b/>
                  <w:bCs/>
                </w:rPr>
                <w:t xml:space="preserve">6271 ± </w:t>
              </w:r>
            </w:ins>
            <w:r>
              <w:rPr>
                <w:b/>
                <w:bCs/>
              </w:rPr>
              <w:t>0.</w:t>
            </w:r>
            <w:del w:id="1149" w:author="Revision v4 to v5" w:date="2026-09-16T00:02:00Z">
              <w:r w:rsidR="0002162A">
                <w:rPr>
                  <w:b/>
                  <w:bCs/>
                </w:rPr>
                <w:delText>0122</w:delText>
              </w:r>
            </w:del>
            <w:ins w:id="1150" w:author="Revision v4 to v5" w:date="2026-09-16T00:02:00Z">
              <w:r>
                <w:rPr>
                  <w:b/>
                  <w:bCs/>
                </w:rPr>
                <w:t>0109</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4EDFA5D" w14:textId="77777777" w:rsidR="00BE0011" w:rsidRDefault="004C25F4">
            <w:pPr>
              <w:spacing w:line="264" w:lineRule="auto"/>
              <w:jc w:val="center"/>
              <w:rPr>
                <w:b/>
                <w:bCs/>
              </w:rPr>
            </w:pPr>
            <w:r>
              <w:rPr>
                <w:rPrChange w:id="1151" w:author="Revision v4 to v5" w:date="2026-09-16T00:02:00Z">
                  <w:rPr>
                    <w:b/>
                  </w:rPr>
                </w:rPrChange>
              </w:rPr>
              <w:t>—</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AAB5A0" w14:textId="77777777" w:rsidR="00BE0011" w:rsidRDefault="004C25F4">
            <w:pPr>
              <w:spacing w:line="264" w:lineRule="auto"/>
              <w:jc w:val="center"/>
              <w:rPr>
                <w:b/>
                <w:bCs/>
              </w:rPr>
            </w:pPr>
            <w:r>
              <w:rPr>
                <w:rPrChange w:id="1152" w:author="Revision v4 to v5" w:date="2026-09-16T00:02:00Z">
                  <w:rPr>
                    <w:b/>
                  </w:rPr>
                </w:rPrChange>
              </w:rPr>
              <w:t>—</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8068DEB" w14:textId="77777777" w:rsidR="00BE0011" w:rsidRDefault="004C25F4">
            <w:pPr>
              <w:spacing w:line="264" w:lineRule="auto"/>
              <w:jc w:val="center"/>
              <w:rPr>
                <w:b/>
                <w:bCs/>
              </w:rPr>
            </w:pPr>
            <w:r>
              <w:rPr>
                <w:rPrChange w:id="1153" w:author="Revision v4 to v5" w:date="2026-09-16T00:02:00Z">
                  <w:rPr>
                    <w:b/>
                  </w:rPr>
                </w:rPrChange>
              </w:rPr>
              <w:t>—</w:t>
            </w:r>
          </w:p>
        </w:tc>
      </w:tr>
      <w:tr w:rsidR="0002162A" w14:paraId="05D3F4C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D9BD70A" w14:textId="77777777" w:rsidR="00BE0011" w:rsidRDefault="004C25F4">
            <w:pPr>
              <w:spacing w:line="264" w:lineRule="auto"/>
              <w:rPr>
                <w:b/>
                <w:rPrChange w:id="1154" w:author="Revision v4 to v5" w:date="2026-09-16T00:02:00Z">
                  <w:rPr/>
                </w:rPrChange>
              </w:rPr>
            </w:pPr>
            <w:r>
              <w:t>XGBoost–none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E9572F9" w14:textId="2677A4B0" w:rsidR="00BE0011" w:rsidRDefault="004C25F4">
            <w:pPr>
              <w:spacing w:line="264" w:lineRule="auto"/>
              <w:jc w:val="center"/>
              <w:rPr>
                <w:b/>
                <w:rPrChange w:id="1155" w:author="Revision v4 to v5" w:date="2026-09-16T00:02:00Z">
                  <w:rPr/>
                </w:rPrChange>
              </w:rPr>
            </w:pPr>
            <w:r>
              <w:t>0.</w:t>
            </w:r>
            <w:del w:id="1156" w:author="Revision v4 to v5" w:date="2026-09-16T00:02:00Z">
              <w:r w:rsidR="0002162A">
                <w:delText>6068 ±± </w:delText>
              </w:r>
            </w:del>
            <w:ins w:id="1157" w:author="Revision v4 to v5" w:date="2026-09-16T00:02:00Z">
              <w:r>
                <w:t xml:space="preserve">6217 ± </w:t>
              </w:r>
            </w:ins>
            <w:r>
              <w:t>0.</w:t>
            </w:r>
            <w:del w:id="1158" w:author="Revision v4 to v5" w:date="2026-09-16T00:02:00Z">
              <w:r w:rsidR="0002162A">
                <w:delText>0103</w:delText>
              </w:r>
            </w:del>
            <w:ins w:id="1159" w:author="Revision v4 to v5" w:date="2026-09-16T00:02:00Z">
              <w:r>
                <w:t>0101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6689A36" w14:textId="56F5B619" w:rsidR="00BE0011" w:rsidRDefault="004C25F4">
            <w:pPr>
              <w:spacing w:line="264" w:lineRule="auto"/>
              <w:jc w:val="center"/>
              <w:rPr>
                <w:b/>
                <w:rPrChange w:id="1160" w:author="Revision v4 to v5" w:date="2026-09-16T00:02:00Z">
                  <w:rPr/>
                </w:rPrChange>
              </w:rPr>
            </w:pPr>
            <w:r>
              <w:t>+0.</w:t>
            </w:r>
            <w:del w:id="1161" w:author="Revision v4 to v5" w:date="2026-09-16T00:02:00Z">
              <w:r w:rsidR="0002162A">
                <w:delText>0109</w:delText>
              </w:r>
            </w:del>
            <w:ins w:id="1162" w:author="Revision v4 to v5" w:date="2026-09-16T00:02:00Z">
              <w:r>
                <w:t>0053</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5F10F37" w14:textId="2B57C5D5" w:rsidR="00BE0011" w:rsidRDefault="0002162A">
            <w:pPr>
              <w:spacing w:line="264" w:lineRule="auto"/>
              <w:jc w:val="center"/>
              <w:rPr>
                <w:b/>
                <w:rPrChange w:id="1163" w:author="Revision v4 to v5" w:date="2026-09-16T00:02:00Z">
                  <w:rPr/>
                </w:rPrChange>
              </w:rPr>
            </w:pPr>
            <w:del w:id="1164" w:author="Revision v4 to v5" w:date="2026-09-16T00:02:00Z">
              <w:r>
                <w:delText>1.99</w:delText>
              </w:r>
            </w:del>
            <w:ins w:id="1165" w:author="Revision v4 to v5" w:date="2026-09-16T00:02:00Z">
              <w:r w:rsidR="004C25F4">
                <w:t>0.81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BE185BA" w14:textId="614D53AB" w:rsidR="00BE0011" w:rsidRDefault="004C25F4">
            <w:pPr>
              <w:spacing w:line="264" w:lineRule="auto"/>
              <w:jc w:val="center"/>
              <w:rPr>
                <w:b/>
                <w:rPrChange w:id="1166" w:author="Revision v4 to v5" w:date="2026-09-16T00:02:00Z">
                  <w:rPr/>
                </w:rPrChange>
              </w:rPr>
            </w:pPr>
            <w:r>
              <w:t>0.</w:t>
            </w:r>
            <w:del w:id="1167" w:author="Revision v4 to v5" w:date="2026-09-16T00:02:00Z">
              <w:r w:rsidR="0002162A">
                <w:delText>0581</w:delText>
              </w:r>
            </w:del>
            <w:ins w:id="1168" w:author="Revision v4 to v5" w:date="2026-09-16T00:02:00Z">
              <w:r>
                <w:t>7885</w:t>
              </w:r>
            </w:ins>
          </w:p>
        </w:tc>
      </w:tr>
      <w:tr w:rsidR="0002162A" w14:paraId="281D6FD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F617531" w14:textId="77777777" w:rsidR="00BE0011" w:rsidRDefault="004C25F4">
            <w:pPr>
              <w:spacing w:line="264" w:lineRule="auto"/>
              <w:rPr>
                <w:b/>
                <w:rPrChange w:id="1169" w:author="Revision v4 to v5" w:date="2026-09-16T00:02:00Z">
                  <w:rPr/>
                </w:rPrChange>
              </w:rPr>
            </w:pPr>
            <w:r>
              <w:t>Random Forest–none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D9B3EA" w14:textId="1AA28690" w:rsidR="00BE0011" w:rsidRDefault="004C25F4">
            <w:pPr>
              <w:spacing w:line="264" w:lineRule="auto"/>
              <w:jc w:val="center"/>
              <w:rPr>
                <w:b/>
                <w:rPrChange w:id="1170" w:author="Revision v4 to v5" w:date="2026-09-16T00:02:00Z">
                  <w:rPr/>
                </w:rPrChange>
              </w:rPr>
            </w:pPr>
            <w:r>
              <w:t>0.</w:t>
            </w:r>
            <w:del w:id="1171" w:author="Revision v4 to v5" w:date="2026-09-16T00:02:00Z">
              <w:r w:rsidR="0002162A">
                <w:delText>6038 ±± </w:delText>
              </w:r>
            </w:del>
            <w:ins w:id="1172" w:author="Revision v4 to v5" w:date="2026-09-16T00:02:00Z">
              <w:r>
                <w:t xml:space="preserve">6216 ± </w:t>
              </w:r>
            </w:ins>
            <w:r>
              <w:t>0.</w:t>
            </w:r>
            <w:del w:id="1173" w:author="Revision v4 to v5" w:date="2026-09-16T00:02:00Z">
              <w:r w:rsidR="0002162A">
                <w:delText>0099</w:delText>
              </w:r>
            </w:del>
            <w:ins w:id="1174" w:author="Revision v4 to v5" w:date="2026-09-16T00:02:00Z">
              <w:r>
                <w:t>0097</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2D7ED0D" w14:textId="681103DF" w:rsidR="00BE0011" w:rsidRDefault="004C25F4">
            <w:pPr>
              <w:spacing w:line="264" w:lineRule="auto"/>
              <w:jc w:val="center"/>
              <w:rPr>
                <w:b/>
                <w:rPrChange w:id="1175" w:author="Revision v4 to v5" w:date="2026-09-16T00:02:00Z">
                  <w:rPr/>
                </w:rPrChange>
              </w:rPr>
            </w:pPr>
            <w:r>
              <w:t>+0.</w:t>
            </w:r>
            <w:del w:id="1176" w:author="Revision v4 to v5" w:date="2026-09-16T00:02:00Z">
              <w:r w:rsidR="0002162A">
                <w:delText>0139</w:delText>
              </w:r>
            </w:del>
            <w:ins w:id="1177" w:author="Revision v4 to v5" w:date="2026-09-16T00:02:00Z">
              <w:r>
                <w:t>0054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0ADEBC9" w14:textId="6FCE7FBD" w:rsidR="00BE0011" w:rsidRDefault="0002162A">
            <w:pPr>
              <w:spacing w:line="264" w:lineRule="auto"/>
              <w:jc w:val="center"/>
              <w:rPr>
                <w:b/>
                <w:rPrChange w:id="1178" w:author="Revision v4 to v5" w:date="2026-09-16T00:02:00Z">
                  <w:rPr/>
                </w:rPrChange>
              </w:rPr>
            </w:pPr>
            <w:del w:id="1179" w:author="Revision v4 to v5" w:date="2026-09-16T00:02:00Z">
              <w:r>
                <w:delText>2.75</w:delText>
              </w:r>
            </w:del>
            <w:ins w:id="1180" w:author="Revision v4 to v5" w:date="2026-09-16T00:02:00Z">
              <w:r w:rsidR="004C25F4">
                <w:t>0.87</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B3B2C3F" w14:textId="60076DEB" w:rsidR="00BE0011" w:rsidRDefault="004C25F4">
            <w:pPr>
              <w:spacing w:line="264" w:lineRule="auto"/>
              <w:jc w:val="center"/>
              <w:rPr>
                <w:b/>
                <w:rPrChange w:id="1181" w:author="Revision v4 to v5" w:date="2026-09-16T00:02:00Z">
                  <w:rPr/>
                </w:rPrChange>
              </w:rPr>
            </w:pPr>
            <w:r>
              <w:t>0.</w:t>
            </w:r>
            <w:del w:id="1182" w:author="Revision v4 to v5" w:date="2026-09-16T00:02:00Z">
              <w:r w:rsidR="0002162A">
                <w:delText>0224</w:delText>
              </w:r>
            </w:del>
            <w:ins w:id="1183" w:author="Revision v4 to v5" w:date="2026-09-16T00:02:00Z">
              <w:r>
                <w:t>7885</w:t>
              </w:r>
            </w:ins>
          </w:p>
        </w:tc>
      </w:tr>
      <w:tr w:rsidR="0002162A" w14:paraId="4A482535"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C59383F" w14:textId="1810BEBE" w:rsidR="00BE0011" w:rsidRDefault="0002162A">
            <w:pPr>
              <w:spacing w:line="264" w:lineRule="auto"/>
              <w:rPr>
                <w:b/>
                <w:rPrChange w:id="1184" w:author="Revision v4 to v5" w:date="2026-09-16T00:02:00Z">
                  <w:rPr/>
                </w:rPrChange>
              </w:rPr>
            </w:pPr>
            <w:del w:id="1185" w:author="Revision v4 to v5" w:date="2026-09-16T00:02:00Z">
              <w:r>
                <w:delText xml:space="preserve">Decision </w:delText>
              </w:r>
              <w:r>
                <w:delText>Tree</w:delText>
              </w:r>
            </w:del>
            <w:ins w:id="1186" w:author="Revision v4 to v5" w:date="2026-09-16T00:02:00Z">
              <w:r w:rsidR="004C25F4">
                <w:t>LightGBM</w:t>
              </w:r>
            </w:ins>
            <w:r w:rsidR="004C25F4">
              <w: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5CF7CE3" w14:textId="1C3B6551" w:rsidR="00BE0011" w:rsidRDefault="004C25F4">
            <w:pPr>
              <w:spacing w:line="264" w:lineRule="auto"/>
              <w:jc w:val="center"/>
              <w:rPr>
                <w:b/>
                <w:rPrChange w:id="1187" w:author="Revision v4 to v5" w:date="2026-09-16T00:02:00Z">
                  <w:rPr/>
                </w:rPrChange>
              </w:rPr>
            </w:pPr>
            <w:r>
              <w:t>0.</w:t>
            </w:r>
            <w:del w:id="1188" w:author="Revision v4 to v5" w:date="2026-09-16T00:02:00Z">
              <w:r w:rsidR="0002162A">
                <w:delText>5981 ±± </w:delText>
              </w:r>
            </w:del>
            <w:ins w:id="1189" w:author="Revision v4 to v5" w:date="2026-09-16T00:02:00Z">
              <w:r>
                <w:t xml:space="preserve">6183 ± </w:t>
              </w:r>
            </w:ins>
            <w:r>
              <w:t>0.</w:t>
            </w:r>
            <w:del w:id="1190" w:author="Revision v4 to v5" w:date="2026-09-16T00:02:00Z">
              <w:r w:rsidR="0002162A">
                <w:delText>0114</w:delText>
              </w:r>
            </w:del>
            <w:ins w:id="1191" w:author="Revision v4 to v5" w:date="2026-09-16T00:02:00Z">
              <w:r>
                <w:t>0095</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3F6EC8E" w14:textId="2DAA9637" w:rsidR="00BE0011" w:rsidRDefault="004C25F4">
            <w:pPr>
              <w:spacing w:line="264" w:lineRule="auto"/>
              <w:jc w:val="center"/>
              <w:rPr>
                <w:b/>
                <w:rPrChange w:id="1192" w:author="Revision v4 to v5" w:date="2026-09-16T00:02:00Z">
                  <w:rPr/>
                </w:rPrChange>
              </w:rPr>
            </w:pPr>
            <w:r>
              <w:t>+0.</w:t>
            </w:r>
            <w:del w:id="1193" w:author="Revision v4 to v5" w:date="2026-09-16T00:02:00Z">
              <w:r w:rsidR="0002162A">
                <w:delText>0196</w:delText>
              </w:r>
            </w:del>
            <w:ins w:id="1194" w:author="Revision v4 to v5" w:date="2026-09-16T00:02:00Z">
              <w:r>
                <w:t>0088</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2DDC022" w14:textId="045181E4" w:rsidR="00BE0011" w:rsidRDefault="0002162A">
            <w:pPr>
              <w:spacing w:line="264" w:lineRule="auto"/>
              <w:jc w:val="center"/>
              <w:rPr>
                <w:b/>
                <w:rPrChange w:id="1195" w:author="Revision v4 to v5" w:date="2026-09-16T00:02:00Z">
                  <w:rPr/>
                </w:rPrChange>
              </w:rPr>
            </w:pPr>
            <w:del w:id="1196" w:author="Revision v4 to v5" w:date="2026-09-16T00:02:00Z">
              <w:r>
                <w:delText>3.80</w:delText>
              </w:r>
            </w:del>
            <w:ins w:id="1197" w:author="Revision v4 to v5" w:date="2026-09-16T00:02:00Z">
              <w:r w:rsidR="004C25F4">
                <w:t>1.26</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02082D7" w14:textId="45F0CD5D" w:rsidR="00BE0011" w:rsidRDefault="004C25F4">
            <w:pPr>
              <w:spacing w:line="264" w:lineRule="auto"/>
              <w:jc w:val="center"/>
              <w:rPr>
                <w:b/>
                <w:rPrChange w:id="1198" w:author="Revision v4 to v5" w:date="2026-09-16T00:02:00Z">
                  <w:rPr/>
                </w:rPrChange>
              </w:rPr>
            </w:pPr>
            <w:r>
              <w:t>0.</w:t>
            </w:r>
            <w:del w:id="1199" w:author="Revision v4 to v5" w:date="2026-09-16T00:02:00Z">
              <w:r w:rsidR="0002162A">
                <w:delText>0026</w:delText>
              </w:r>
            </w:del>
            <w:ins w:id="1200" w:author="Revision v4 to v5" w:date="2026-09-16T00:02:00Z">
              <w:r>
                <w:t>6634</w:t>
              </w:r>
            </w:ins>
          </w:p>
        </w:tc>
      </w:tr>
      <w:tr w:rsidR="0002162A" w14:paraId="390B3F4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CC84E73" w14:textId="77777777" w:rsidR="00BE0011" w:rsidRDefault="004C25F4">
            <w:pPr>
              <w:spacing w:line="264" w:lineRule="auto"/>
              <w:rPr>
                <w:b/>
                <w:rPrChange w:id="1201" w:author="Revision v4 to v5" w:date="2026-09-16T00:02:00Z">
                  <w:rPr/>
                </w:rPrChange>
              </w:rPr>
            </w:pPr>
            <w:r>
              <w:t>CatBoost–none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B7676B5" w14:textId="0F9BE2C5" w:rsidR="00BE0011" w:rsidRDefault="004C25F4">
            <w:pPr>
              <w:spacing w:line="264" w:lineRule="auto"/>
              <w:jc w:val="center"/>
              <w:rPr>
                <w:b/>
                <w:rPrChange w:id="1202" w:author="Revision v4 to v5" w:date="2026-09-16T00:02:00Z">
                  <w:rPr/>
                </w:rPrChange>
              </w:rPr>
            </w:pPr>
            <w:r>
              <w:t>0.</w:t>
            </w:r>
            <w:del w:id="1203" w:author="Revision v4 to v5" w:date="2026-09-16T00:02:00Z">
              <w:r w:rsidR="0002162A">
                <w:delText>5932 ±± </w:delText>
              </w:r>
            </w:del>
            <w:ins w:id="1204" w:author="Revision v4 to v5" w:date="2026-09-16T00:02:00Z">
              <w:r>
                <w:t xml:space="preserve">6042 ± </w:t>
              </w:r>
            </w:ins>
            <w:r>
              <w:t>0.</w:t>
            </w:r>
            <w:del w:id="1205" w:author="Revision v4 to v5" w:date="2026-09-16T00:02:00Z">
              <w:r w:rsidR="0002162A">
                <w:delText>0103</w:delText>
              </w:r>
            </w:del>
            <w:ins w:id="1206" w:author="Revision v4 to v5" w:date="2026-09-16T00:02:00Z">
              <w:r>
                <w:t>0116</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AB4CAEE" w14:textId="6A5754FD" w:rsidR="00BE0011" w:rsidRDefault="004C25F4">
            <w:pPr>
              <w:spacing w:line="264" w:lineRule="auto"/>
              <w:jc w:val="center"/>
              <w:rPr>
                <w:b/>
                <w:rPrChange w:id="1207" w:author="Revision v4 to v5" w:date="2026-09-16T00:02:00Z">
                  <w:rPr/>
                </w:rPrChange>
              </w:rPr>
            </w:pPr>
            <w:r>
              <w:t>+0.</w:t>
            </w:r>
            <w:del w:id="1208" w:author="Revision v4 to v5" w:date="2026-09-16T00:02:00Z">
              <w:r w:rsidR="0002162A">
                <w:delText>0245</w:delText>
              </w:r>
            </w:del>
            <w:ins w:id="1209" w:author="Revision v4 to v5" w:date="2026-09-16T00:02:00Z">
              <w:r>
                <w:t>0229</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4D9E9C0" w14:textId="33645B4E" w:rsidR="00BE0011" w:rsidRDefault="0002162A">
            <w:pPr>
              <w:spacing w:line="264" w:lineRule="auto"/>
              <w:jc w:val="center"/>
              <w:rPr>
                <w:b/>
                <w:rPrChange w:id="1210" w:author="Revision v4 to v5" w:date="2026-09-16T00:02:00Z">
                  <w:rPr/>
                </w:rPrChange>
              </w:rPr>
            </w:pPr>
            <w:del w:id="1211" w:author="Revision v4 to v5" w:date="2026-09-16T00:02:00Z">
              <w:r>
                <w:delText>4.47</w:delText>
              </w:r>
            </w:del>
            <w:ins w:id="1212" w:author="Revision v4 to v5" w:date="2026-09-16T00:02:00Z">
              <w:r w:rsidR="004C25F4">
                <w:t>3.42</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6E923B3" w14:textId="2C0FA0AB" w:rsidR="00BE0011" w:rsidRDefault="004C25F4">
            <w:pPr>
              <w:spacing w:line="264" w:lineRule="auto"/>
              <w:jc w:val="center"/>
              <w:rPr>
                <w:b/>
                <w:rPrChange w:id="1213" w:author="Revision v4 to v5" w:date="2026-09-16T00:02:00Z">
                  <w:rPr/>
                </w:rPrChange>
              </w:rPr>
            </w:pPr>
            <w:r>
              <w:t>0.</w:t>
            </w:r>
            <w:del w:id="1214" w:author="Revision v4 to v5" w:date="2026-09-16T00:02:00Z">
              <w:r w:rsidR="0002162A">
                <w:delText>0006</w:delText>
              </w:r>
            </w:del>
            <w:ins w:id="1215" w:author="Revision v4 to v5" w:date="2026-09-16T00:02:00Z">
              <w:r>
                <w:t>0091</w:t>
              </w:r>
            </w:ins>
          </w:p>
        </w:tc>
      </w:tr>
      <w:tr w:rsidR="0002162A" w14:paraId="2D282DC1"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F884C6E" w14:textId="77777777" w:rsidR="00BE0011" w:rsidRDefault="004C25F4">
            <w:pPr>
              <w:spacing w:line="264" w:lineRule="auto"/>
              <w:rPr>
                <w:b/>
                <w:rPrChange w:id="1216" w:author="Revision v4 to v5" w:date="2026-09-16T00:02:00Z">
                  <w:rPr/>
                </w:rPrChange>
              </w:rPr>
            </w:pPr>
            <w:r>
              <w:t>LightGBM–balanced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AE90189" w14:textId="2F3E6746" w:rsidR="00BE0011" w:rsidRDefault="004C25F4">
            <w:pPr>
              <w:spacing w:line="264" w:lineRule="auto"/>
              <w:jc w:val="center"/>
              <w:rPr>
                <w:b/>
                <w:rPrChange w:id="1217" w:author="Revision v4 to v5" w:date="2026-09-16T00:02:00Z">
                  <w:rPr/>
                </w:rPrChange>
              </w:rPr>
            </w:pPr>
            <w:r>
              <w:t>0.</w:t>
            </w:r>
            <w:del w:id="1218" w:author="Revision v4 to v5" w:date="2026-09-16T00:02:00Z">
              <w:r w:rsidR="0002162A">
                <w:delText>5691 ±± </w:delText>
              </w:r>
            </w:del>
            <w:ins w:id="1219" w:author="Revision v4 to v5" w:date="2026-09-16T00:02:00Z">
              <w:r>
                <w:t xml:space="preserve">5917 ± </w:t>
              </w:r>
            </w:ins>
            <w:r>
              <w:t>0.</w:t>
            </w:r>
            <w:del w:id="1220" w:author="Revision v4 to v5" w:date="2026-09-16T00:02:00Z">
              <w:r w:rsidR="0002162A">
                <w:delText>0101</w:delText>
              </w:r>
            </w:del>
            <w:ins w:id="1221" w:author="Revision v4 to v5" w:date="2026-09-16T00:02:00Z">
              <w:r>
                <w:t>0089</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7ECBC10" w14:textId="080CB5D6" w:rsidR="00BE0011" w:rsidRDefault="004C25F4">
            <w:pPr>
              <w:spacing w:line="264" w:lineRule="auto"/>
              <w:jc w:val="center"/>
              <w:rPr>
                <w:b/>
                <w:rPrChange w:id="1222" w:author="Revision v4 to v5" w:date="2026-09-16T00:02:00Z">
                  <w:rPr/>
                </w:rPrChange>
              </w:rPr>
            </w:pPr>
            <w:r>
              <w:t>+0.</w:t>
            </w:r>
            <w:del w:id="1223" w:author="Revision v4 to v5" w:date="2026-09-16T00:02:00Z">
              <w:r w:rsidR="0002162A">
                <w:delText>0486</w:delText>
              </w:r>
            </w:del>
            <w:ins w:id="1224" w:author="Revision v4 to v5" w:date="2026-09-16T00:02:00Z">
              <w:r>
                <w:t>0354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FF77CBD" w14:textId="6AA87834" w:rsidR="00BE0011" w:rsidRDefault="0002162A">
            <w:pPr>
              <w:spacing w:line="264" w:lineRule="auto"/>
              <w:jc w:val="center"/>
              <w:rPr>
                <w:b/>
                <w:rPrChange w:id="1225" w:author="Revision v4 to v5" w:date="2026-09-16T00:02:00Z">
                  <w:rPr/>
                </w:rPrChange>
              </w:rPr>
            </w:pPr>
            <w:del w:id="1226" w:author="Revision v4 to v5" w:date="2026-09-16T00:02:00Z">
              <w:r>
                <w:delText>9.20</w:delText>
              </w:r>
            </w:del>
            <w:ins w:id="1227" w:author="Revision v4 to v5" w:date="2026-09-16T00:02:00Z">
              <w:r w:rsidR="004C25F4">
                <w:t>5.51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4795114" w14:textId="77777777" w:rsidR="00BE0011" w:rsidRDefault="004C25F4">
            <w:pPr>
              <w:spacing w:line="264" w:lineRule="auto"/>
              <w:jc w:val="center"/>
              <w:rPr>
                <w:b/>
                <w:rPrChange w:id="1228" w:author="Revision v4 to v5" w:date="2026-09-16T00:02:00Z">
                  <w:rPr/>
                </w:rPrChange>
              </w:rPr>
            </w:pPr>
            <w:r>
              <w:t>&lt;0.0001</w:t>
            </w:r>
          </w:p>
        </w:tc>
      </w:tr>
      <w:tr w:rsidR="0002162A" w14:paraId="7C66DEAE"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9701582" w14:textId="77777777" w:rsidR="00BE0011" w:rsidRDefault="004C25F4">
            <w:pPr>
              <w:spacing w:line="264" w:lineRule="auto"/>
              <w:rPr>
                <w:b/>
                <w:rPrChange w:id="1229" w:author="Revision v4 to v5" w:date="2026-09-16T00:02:00Z">
                  <w:rPr/>
                </w:rPrChange>
              </w:rPr>
            </w:pPr>
            <w:r>
              <w:t>XGBoost–balanced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BF6189B" w14:textId="2D95ED4A" w:rsidR="00BE0011" w:rsidRDefault="004C25F4">
            <w:pPr>
              <w:spacing w:line="264" w:lineRule="auto"/>
              <w:jc w:val="center"/>
              <w:rPr>
                <w:b/>
                <w:rPrChange w:id="1230" w:author="Revision v4 to v5" w:date="2026-09-16T00:02:00Z">
                  <w:rPr/>
                </w:rPrChange>
              </w:rPr>
            </w:pPr>
            <w:r>
              <w:t>0.</w:t>
            </w:r>
            <w:del w:id="1231" w:author="Revision v4 to v5" w:date="2026-09-16T00:02:00Z">
              <w:r w:rsidR="0002162A">
                <w:delText>5547 ±± </w:delText>
              </w:r>
            </w:del>
            <w:ins w:id="1232" w:author="Revision v4 to v5" w:date="2026-09-16T00:02:00Z">
              <w:r>
                <w:t xml:space="preserve">5878 ± </w:t>
              </w:r>
            </w:ins>
            <w:r>
              <w:t>0.</w:t>
            </w:r>
            <w:del w:id="1233" w:author="Revision v4 to v5" w:date="2026-09-16T00:02:00Z">
              <w:r w:rsidR="0002162A">
                <w:delText>0082</w:delText>
              </w:r>
            </w:del>
            <w:ins w:id="1234" w:author="Revision v4 to v5" w:date="2026-09-16T00:02:00Z">
              <w:r>
                <w:t>0083</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B1AE03B" w14:textId="6BBD04C6" w:rsidR="00BE0011" w:rsidRDefault="004C25F4">
            <w:pPr>
              <w:spacing w:line="264" w:lineRule="auto"/>
              <w:jc w:val="center"/>
              <w:rPr>
                <w:b/>
                <w:rPrChange w:id="1235" w:author="Revision v4 to v5" w:date="2026-09-16T00:02:00Z">
                  <w:rPr/>
                </w:rPrChange>
              </w:rPr>
            </w:pPr>
            <w:r>
              <w:t>+0.</w:t>
            </w:r>
            <w:del w:id="1236" w:author="Revision v4 to v5" w:date="2026-09-16T00:02:00Z">
              <w:r w:rsidR="0002162A">
                <w:delText>0631</w:delText>
              </w:r>
            </w:del>
            <w:ins w:id="1237" w:author="Revision v4 to v5" w:date="2026-09-16T00:02:00Z">
              <w:r>
                <w:t>0392</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118FCD2" w14:textId="4D6D186A" w:rsidR="00BE0011" w:rsidRDefault="0002162A">
            <w:pPr>
              <w:spacing w:line="264" w:lineRule="auto"/>
              <w:jc w:val="center"/>
              <w:rPr>
                <w:b/>
                <w:rPrChange w:id="1238" w:author="Revision v4 to v5" w:date="2026-09-16T00:02:00Z">
                  <w:rPr/>
                </w:rPrChange>
              </w:rPr>
            </w:pPr>
            <w:del w:id="1239" w:author="Revision v4 to v5" w:date="2026-09-16T00:02:00Z">
              <w:r>
                <w:delText>10.40</w:delText>
              </w:r>
            </w:del>
            <w:ins w:id="1240" w:author="Revision v4 to v5" w:date="2026-09-16T00:02:00Z">
              <w:r w:rsidR="004C25F4">
                <w:t>6.50</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6A7BF68" w14:textId="77777777" w:rsidR="00BE0011" w:rsidRDefault="004C25F4">
            <w:pPr>
              <w:spacing w:line="264" w:lineRule="auto"/>
              <w:jc w:val="center"/>
              <w:rPr>
                <w:b/>
                <w:rPrChange w:id="1241" w:author="Revision v4 to v5" w:date="2026-09-16T00:02:00Z">
                  <w:rPr/>
                </w:rPrChange>
              </w:rPr>
            </w:pPr>
            <w:r>
              <w:t>&lt;0.0001</w:t>
            </w:r>
          </w:p>
        </w:tc>
      </w:tr>
      <w:tr w:rsidR="0002162A" w14:paraId="6C477A0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179BA9E" w14:textId="77777777" w:rsidR="00BE0011" w:rsidRDefault="004C25F4">
            <w:pPr>
              <w:spacing w:line="264" w:lineRule="auto"/>
              <w:rPr>
                <w:b/>
                <w:rPrChange w:id="1242" w:author="Revision v4 to v5" w:date="2026-09-16T00:02:00Z">
                  <w:rPr/>
                </w:rPrChange>
              </w:rPr>
            </w:pPr>
            <w:r>
              <w:t>Random Forest–balanced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5F8E730" w14:textId="764546D4" w:rsidR="00BE0011" w:rsidRDefault="004C25F4">
            <w:pPr>
              <w:spacing w:line="264" w:lineRule="auto"/>
              <w:jc w:val="center"/>
              <w:rPr>
                <w:b/>
                <w:rPrChange w:id="1243" w:author="Revision v4 to v5" w:date="2026-09-16T00:02:00Z">
                  <w:rPr/>
                </w:rPrChange>
              </w:rPr>
            </w:pPr>
            <w:r>
              <w:t>0.</w:t>
            </w:r>
            <w:del w:id="1244" w:author="Revision v4 to v5" w:date="2026-09-16T00:02:00Z">
              <w:r w:rsidR="0002162A">
                <w:delText>5303 ±± </w:delText>
              </w:r>
            </w:del>
            <w:ins w:id="1245" w:author="Revision v4 to v5" w:date="2026-09-16T00:02:00Z">
              <w:r>
                <w:t xml:space="preserve">5637 ± </w:t>
              </w:r>
            </w:ins>
            <w:r>
              <w:t>0.</w:t>
            </w:r>
            <w:del w:id="1246" w:author="Revision v4 to v5" w:date="2026-09-16T00:02:00Z">
              <w:r w:rsidR="0002162A">
                <w:delText>0076</w:delText>
              </w:r>
            </w:del>
            <w:ins w:id="1247" w:author="Revision v4 to v5" w:date="2026-09-16T00:02:00Z">
              <w:r>
                <w:t>0072</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8C9E139" w14:textId="5ABB2787" w:rsidR="00BE0011" w:rsidRDefault="004C25F4">
            <w:pPr>
              <w:spacing w:line="264" w:lineRule="auto"/>
              <w:jc w:val="center"/>
              <w:rPr>
                <w:b/>
                <w:rPrChange w:id="1248" w:author="Revision v4 to v5" w:date="2026-09-16T00:02:00Z">
                  <w:rPr/>
                </w:rPrChange>
              </w:rPr>
            </w:pPr>
            <w:r>
              <w:t>+0.</w:t>
            </w:r>
            <w:del w:id="1249" w:author="Revision v4 to v5" w:date="2026-09-16T00:02:00Z">
              <w:r w:rsidR="0002162A">
                <w:delText>0875</w:delText>
              </w:r>
            </w:del>
            <w:ins w:id="1250" w:author="Revision v4 to v5" w:date="2026-09-16T00:02:00Z">
              <w:r>
                <w:t>0634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3D217CE" w14:textId="58E85144" w:rsidR="00BE0011" w:rsidRDefault="0002162A">
            <w:pPr>
              <w:spacing w:line="264" w:lineRule="auto"/>
              <w:jc w:val="center"/>
              <w:rPr>
                <w:b/>
                <w:rPrChange w:id="1251" w:author="Revision v4 to v5" w:date="2026-09-16T00:02:00Z">
                  <w:rPr/>
                </w:rPrChange>
              </w:rPr>
            </w:pPr>
            <w:del w:id="1252" w:author="Revision v4 to v5" w:date="2026-09-16T00:02:00Z">
              <w:r>
                <w:delText>15.12</w:delText>
              </w:r>
            </w:del>
            <w:ins w:id="1253" w:author="Revision v4 to v5" w:date="2026-09-16T00:02:00Z">
              <w:r w:rsidR="004C25F4">
                <w:t>10.98</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DE81A59" w14:textId="77777777" w:rsidR="00BE0011" w:rsidRDefault="004C25F4">
            <w:pPr>
              <w:spacing w:line="264" w:lineRule="auto"/>
              <w:jc w:val="center"/>
              <w:rPr>
                <w:b/>
                <w:rPrChange w:id="1254" w:author="Revision v4 to v5" w:date="2026-09-16T00:02:00Z">
                  <w:rPr/>
                </w:rPrChange>
              </w:rPr>
            </w:pPr>
            <w:r>
              <w:t>&lt;0.0001</w:t>
            </w:r>
          </w:p>
        </w:tc>
      </w:tr>
      <w:tr w:rsidR="0002162A" w14:paraId="1D40FA7E"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D2088FA" w14:textId="77777777" w:rsidR="00BE0011" w:rsidRDefault="004C25F4">
            <w:pPr>
              <w:spacing w:line="264" w:lineRule="auto"/>
              <w:rPr>
                <w:b/>
                <w:rPrChange w:id="1255" w:author="Revision v4 to v5" w:date="2026-09-16T00:02:00Z">
                  <w:rPr/>
                </w:rPrChange>
              </w:rPr>
            </w:pPr>
            <w:r>
              <w:t>CatBoost–balanced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433A82D" w14:textId="1EC685F5" w:rsidR="00BE0011" w:rsidRDefault="004C25F4">
            <w:pPr>
              <w:spacing w:line="264" w:lineRule="auto"/>
              <w:jc w:val="center"/>
              <w:rPr>
                <w:b/>
                <w:rPrChange w:id="1256" w:author="Revision v4 to v5" w:date="2026-09-16T00:02:00Z">
                  <w:rPr/>
                </w:rPrChange>
              </w:rPr>
            </w:pPr>
            <w:r>
              <w:t>0.</w:t>
            </w:r>
            <w:del w:id="1257" w:author="Revision v4 to v5" w:date="2026-09-16T00:02:00Z">
              <w:r w:rsidR="0002162A">
                <w:delText>5202 ±± </w:delText>
              </w:r>
            </w:del>
            <w:ins w:id="1258" w:author="Revision v4 to v5" w:date="2026-09-16T00:02:00Z">
              <w:r>
                <w:t xml:space="preserve">5471 ± </w:t>
              </w:r>
            </w:ins>
            <w:r>
              <w:t>0.</w:t>
            </w:r>
            <w:del w:id="1259" w:author="Revision v4 to v5" w:date="2026-09-16T00:02:00Z">
              <w:r w:rsidR="0002162A">
                <w:delText>0095</w:delText>
              </w:r>
            </w:del>
            <w:ins w:id="1260" w:author="Revision v4 to v5" w:date="2026-09-16T00:02:00Z">
              <w:r>
                <w:t>0091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CC79985" w14:textId="410DBA0E" w:rsidR="00BE0011" w:rsidRDefault="004C25F4">
            <w:pPr>
              <w:spacing w:line="264" w:lineRule="auto"/>
              <w:jc w:val="center"/>
              <w:rPr>
                <w:b/>
                <w:rPrChange w:id="1261" w:author="Revision v4 to v5" w:date="2026-09-16T00:02:00Z">
                  <w:rPr/>
                </w:rPrChange>
              </w:rPr>
            </w:pPr>
            <w:r>
              <w:t>+0.</w:t>
            </w:r>
            <w:del w:id="1262" w:author="Revision v4 to v5" w:date="2026-09-16T00:02:00Z">
              <w:r w:rsidR="0002162A">
                <w:delText>0976</w:delText>
              </w:r>
            </w:del>
            <w:ins w:id="1263" w:author="Revision v4 to v5" w:date="2026-09-16T00:02:00Z">
              <w:r>
                <w:t>0800</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0594E9E" w14:textId="46A791D0" w:rsidR="00BE0011" w:rsidRDefault="0002162A">
            <w:pPr>
              <w:spacing w:line="264" w:lineRule="auto"/>
              <w:jc w:val="center"/>
              <w:rPr>
                <w:b/>
                <w:rPrChange w:id="1264" w:author="Revision v4 to v5" w:date="2026-09-16T00:02:00Z">
                  <w:rPr/>
                </w:rPrChange>
              </w:rPr>
            </w:pPr>
            <w:del w:id="1265" w:author="Revision v4 to v5" w:date="2026-09-16T00:02:00Z">
              <w:r>
                <w:delText>15.60</w:delText>
              </w:r>
            </w:del>
            <w:ins w:id="1266" w:author="Revision v4 to v5" w:date="2026-09-16T00:02:00Z">
              <w:r w:rsidR="004C25F4">
                <w:t>13.11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D29F24C" w14:textId="77777777" w:rsidR="00BE0011" w:rsidRDefault="004C25F4">
            <w:pPr>
              <w:spacing w:line="264" w:lineRule="auto"/>
              <w:jc w:val="center"/>
              <w:rPr>
                <w:b/>
                <w:rPrChange w:id="1267" w:author="Revision v4 to v5" w:date="2026-09-16T00:02:00Z">
                  <w:rPr/>
                </w:rPrChange>
              </w:rPr>
            </w:pPr>
            <w:r>
              <w:t>&lt;0.0001</w:t>
            </w:r>
          </w:p>
        </w:tc>
      </w:tr>
      <w:tr w:rsidR="0002162A" w14:paraId="215CD5A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0D6860B" w14:textId="77777777" w:rsidR="00BE0011" w:rsidRDefault="004C25F4">
            <w:pPr>
              <w:spacing w:line="264" w:lineRule="auto"/>
              <w:rPr>
                <w:b/>
                <w:rPrChange w:id="1268" w:author="Revision v4 to v5" w:date="2026-09-16T00:02:00Z">
                  <w:rPr/>
                </w:rPrChange>
              </w:rPr>
            </w:pPr>
            <w:r>
              <w:t>Decision Tree–balanced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0E13EC5" w14:textId="61A10926" w:rsidR="00BE0011" w:rsidRDefault="004C25F4">
            <w:pPr>
              <w:spacing w:line="264" w:lineRule="auto"/>
              <w:jc w:val="center"/>
              <w:rPr>
                <w:b/>
                <w:rPrChange w:id="1269" w:author="Revision v4 to v5" w:date="2026-09-16T00:02:00Z">
                  <w:rPr/>
                </w:rPrChange>
              </w:rPr>
            </w:pPr>
            <w:r>
              <w:t>0.</w:t>
            </w:r>
            <w:del w:id="1270" w:author="Revision v4 to v5" w:date="2026-09-16T00:02:00Z">
              <w:r w:rsidR="0002162A">
                <w:delText>4611 ±± </w:delText>
              </w:r>
            </w:del>
            <w:ins w:id="1271" w:author="Revision v4 to v5" w:date="2026-09-16T00:02:00Z">
              <w:r>
                <w:t xml:space="preserve">4990 ± </w:t>
              </w:r>
            </w:ins>
            <w:r>
              <w:t>0.</w:t>
            </w:r>
            <w:del w:id="1272" w:author="Revision v4 to v5" w:date="2026-09-16T00:02:00Z">
              <w:r w:rsidR="0002162A">
                <w:delText>0161</w:delText>
              </w:r>
            </w:del>
            <w:ins w:id="1273" w:author="Revision v4 to v5" w:date="2026-09-16T00:02:00Z">
              <w:r>
                <w:t>0144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C31DF2F" w14:textId="79E8DF1A" w:rsidR="00BE0011" w:rsidRDefault="004C25F4">
            <w:pPr>
              <w:spacing w:line="264" w:lineRule="auto"/>
              <w:jc w:val="center"/>
              <w:rPr>
                <w:b/>
                <w:rPrChange w:id="1274" w:author="Revision v4 to v5" w:date="2026-09-16T00:02:00Z">
                  <w:rPr/>
                </w:rPrChange>
              </w:rPr>
            </w:pPr>
            <w:r>
              <w:t>+0.</w:t>
            </w:r>
            <w:del w:id="1275" w:author="Revision v4 to v5" w:date="2026-09-16T00:02:00Z">
              <w:r w:rsidR="0002162A">
                <w:delText>1566</w:delText>
              </w:r>
            </w:del>
            <w:ins w:id="1276" w:author="Revision v4 to v5" w:date="2026-09-16T00:02:00Z">
              <w:r>
                <w:t>1281</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04C0330" w14:textId="75C3E2A7" w:rsidR="00BE0011" w:rsidRDefault="0002162A">
            <w:pPr>
              <w:spacing w:line="264" w:lineRule="auto"/>
              <w:jc w:val="center"/>
              <w:rPr>
                <w:b/>
                <w:rPrChange w:id="1277" w:author="Revision v4 to v5" w:date="2026-09-16T00:02:00Z">
                  <w:rPr/>
                </w:rPrChange>
              </w:rPr>
            </w:pPr>
            <w:del w:id="1278" w:author="Revision v4 to v5" w:date="2026-09-16T00:02:00Z">
              <w:r>
                <w:delText>16.15</w:delText>
              </w:r>
            </w:del>
            <w:ins w:id="1279" w:author="Revision v4 to v5" w:date="2026-09-16T00:02:00Z">
              <w:r w:rsidR="004C25F4">
                <w:t>14.24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F231EAF" w14:textId="77777777" w:rsidR="00BE0011" w:rsidRDefault="004C25F4">
            <w:pPr>
              <w:spacing w:line="264" w:lineRule="auto"/>
              <w:jc w:val="center"/>
              <w:rPr>
                <w:b/>
                <w:rPrChange w:id="1280" w:author="Revision v4 to v5" w:date="2026-09-16T00:02:00Z">
                  <w:rPr/>
                </w:rPrChange>
              </w:rPr>
            </w:pPr>
            <w:r>
              <w:t>&lt;0.0001</w:t>
            </w:r>
          </w:p>
        </w:tc>
      </w:tr>
      <w:tr w:rsidR="0002162A" w14:paraId="170AC33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17E06DF" w14:textId="77777777" w:rsidR="00BE0011" w:rsidRDefault="004C25F4">
            <w:pPr>
              <w:spacing w:line="264" w:lineRule="auto"/>
              <w:rPr>
                <w:b/>
                <w:rPrChange w:id="1281" w:author="Revision v4 to v5" w:date="2026-09-16T00:02:00Z">
                  <w:rPr/>
                </w:rPrChange>
              </w:rPr>
            </w:pPr>
            <w:r>
              <w:t>Logistic Regression–balanced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ADA5541" w14:textId="4B448DE7" w:rsidR="00BE0011" w:rsidRDefault="004C25F4">
            <w:pPr>
              <w:spacing w:line="264" w:lineRule="auto"/>
              <w:jc w:val="center"/>
              <w:rPr>
                <w:b/>
                <w:rPrChange w:id="1282" w:author="Revision v4 to v5" w:date="2026-09-16T00:02:00Z">
                  <w:rPr/>
                </w:rPrChange>
              </w:rPr>
            </w:pPr>
            <w:r>
              <w:t>0.</w:t>
            </w:r>
            <w:del w:id="1283" w:author="Revision v4 to v5" w:date="2026-09-16T00:02:00Z">
              <w:r w:rsidR="0002162A">
                <w:delText>3390 ±± </w:delText>
              </w:r>
            </w:del>
            <w:ins w:id="1284" w:author="Revision v4 to v5" w:date="2026-09-16T00:02:00Z">
              <w:r>
                <w:t xml:space="preserve">3876 ± </w:t>
              </w:r>
            </w:ins>
            <w:r>
              <w:t>0.</w:t>
            </w:r>
            <w:del w:id="1285" w:author="Revision v4 to v5" w:date="2026-09-16T00:02:00Z">
              <w:r w:rsidR="0002162A">
                <w:delText>0056</w:delText>
              </w:r>
            </w:del>
            <w:ins w:id="1286" w:author="Revision v4 to v5" w:date="2026-09-16T00:02:00Z">
              <w:r>
                <w:t>0055</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50579F5" w14:textId="2004B076" w:rsidR="00BE0011" w:rsidRDefault="004C25F4">
            <w:pPr>
              <w:spacing w:line="264" w:lineRule="auto"/>
              <w:jc w:val="center"/>
              <w:rPr>
                <w:b/>
                <w:rPrChange w:id="1287" w:author="Revision v4 to v5" w:date="2026-09-16T00:02:00Z">
                  <w:rPr/>
                </w:rPrChange>
              </w:rPr>
            </w:pPr>
            <w:r>
              <w:t>+0.</w:t>
            </w:r>
            <w:del w:id="1288" w:author="Revision v4 to v5" w:date="2026-09-16T00:02:00Z">
              <w:r w:rsidR="0002162A">
                <w:delText>2788</w:delText>
              </w:r>
            </w:del>
            <w:ins w:id="1289" w:author="Revision v4 to v5" w:date="2026-09-16T00:02:00Z">
              <w:r>
                <w:t>2394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E2454B1" w14:textId="6EF254AA" w:rsidR="00BE0011" w:rsidRDefault="0002162A">
            <w:pPr>
              <w:spacing w:line="264" w:lineRule="auto"/>
              <w:jc w:val="center"/>
              <w:rPr>
                <w:b/>
                <w:rPrChange w:id="1290" w:author="Revision v4 to v5" w:date="2026-09-16T00:02:00Z">
                  <w:rPr/>
                </w:rPrChange>
              </w:rPr>
            </w:pPr>
            <w:del w:id="1291" w:author="Revision v4 to v5" w:date="2026-09-16T00:02:00Z">
              <w:r>
                <w:delText>43.74</w:delText>
              </w:r>
            </w:del>
            <w:ins w:id="1292" w:author="Revision v4 to v5" w:date="2026-09-16T00:02:00Z">
              <w:r w:rsidR="004C25F4">
                <w:t>41.55</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2D1D5FB" w14:textId="77777777" w:rsidR="00BE0011" w:rsidRDefault="004C25F4">
            <w:pPr>
              <w:spacing w:line="264" w:lineRule="auto"/>
              <w:jc w:val="center"/>
              <w:rPr>
                <w:b/>
                <w:rPrChange w:id="1293" w:author="Revision v4 to v5" w:date="2026-09-16T00:02:00Z">
                  <w:rPr/>
                </w:rPrChange>
              </w:rPr>
            </w:pPr>
            <w:r>
              <w:t>&lt;0.0001</w:t>
            </w:r>
          </w:p>
        </w:tc>
      </w:tr>
      <w:tr w:rsidR="0002162A" w14:paraId="728940A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2EF13CF" w14:textId="77777777" w:rsidR="00BE0011" w:rsidRDefault="004C25F4">
            <w:pPr>
              <w:spacing w:line="264" w:lineRule="auto"/>
              <w:rPr>
                <w:b/>
                <w:rPrChange w:id="1294" w:author="Revision v4 to v5" w:date="2026-09-16T00:02:00Z">
                  <w:rPr/>
                </w:rPrChange>
              </w:rPr>
            </w:pPr>
            <w:r>
              <w:t>Logistic Regression–none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8D799FA" w14:textId="5B10FEA7" w:rsidR="00BE0011" w:rsidRDefault="004C25F4">
            <w:pPr>
              <w:spacing w:line="264" w:lineRule="auto"/>
              <w:jc w:val="center"/>
              <w:rPr>
                <w:b/>
                <w:rPrChange w:id="1295" w:author="Revision v4 to v5" w:date="2026-09-16T00:02:00Z">
                  <w:rPr/>
                </w:rPrChange>
              </w:rPr>
            </w:pPr>
            <w:r>
              <w:t>0.</w:t>
            </w:r>
            <w:del w:id="1296" w:author="Revision v4 to v5" w:date="2026-09-16T00:02:00Z">
              <w:r w:rsidR="0002162A">
                <w:delText>3330 ±± </w:delText>
              </w:r>
            </w:del>
            <w:ins w:id="1297" w:author="Revision v4 to v5" w:date="2026-09-16T00:02:00Z">
              <w:r>
                <w:t xml:space="preserve">3699 ± </w:t>
              </w:r>
            </w:ins>
            <w:r>
              <w:t>0.</w:t>
            </w:r>
            <w:del w:id="1298" w:author="Revision v4 to v5" w:date="2026-09-16T00:02:00Z">
              <w:r w:rsidR="0002162A">
                <w:delText>0028</w:delText>
              </w:r>
            </w:del>
            <w:ins w:id="1299" w:author="Revision v4 to v5" w:date="2026-09-16T00:02:00Z">
              <w:r>
                <w:t>0089</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23B0B5A" w14:textId="36062D7A" w:rsidR="00BE0011" w:rsidRDefault="004C25F4">
            <w:pPr>
              <w:spacing w:line="264" w:lineRule="auto"/>
              <w:jc w:val="center"/>
              <w:rPr>
                <w:b/>
                <w:rPrChange w:id="1300" w:author="Revision v4 to v5" w:date="2026-09-16T00:02:00Z">
                  <w:rPr/>
                </w:rPrChange>
              </w:rPr>
            </w:pPr>
            <w:r>
              <w:t>+0.</w:t>
            </w:r>
            <w:del w:id="1301" w:author="Revision v4 to v5" w:date="2026-09-16T00:02:00Z">
              <w:r w:rsidR="0002162A">
                <w:delText>2847</w:delText>
              </w:r>
            </w:del>
            <w:ins w:id="1302" w:author="Revision v4 to v5" w:date="2026-09-16T00:02:00Z">
              <w:r>
                <w:t>2572</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E2F352B" w14:textId="260B6EDF" w:rsidR="00BE0011" w:rsidRDefault="0002162A">
            <w:pPr>
              <w:spacing w:line="264" w:lineRule="auto"/>
              <w:jc w:val="center"/>
              <w:rPr>
                <w:b/>
                <w:rPrChange w:id="1303" w:author="Revision v4 to v5" w:date="2026-09-16T00:02:00Z">
                  <w:rPr/>
                </w:rPrChange>
              </w:rPr>
            </w:pPr>
            <w:del w:id="1304" w:author="Revision v4 to v5" w:date="2026-09-16T00:02:00Z">
              <w:r>
                <w:delText>45.95</w:delText>
              </w:r>
            </w:del>
            <w:ins w:id="1305" w:author="Revision v4 to v5" w:date="2026-09-16T00:02:00Z">
              <w:r w:rsidR="004C25F4">
                <w:t>31.54</w:t>
              </w:r>
            </w:ins>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4177250" w14:textId="77777777" w:rsidR="00BE0011" w:rsidRDefault="004C25F4">
            <w:pPr>
              <w:spacing w:line="264" w:lineRule="auto"/>
              <w:jc w:val="center"/>
              <w:rPr>
                <w:b/>
                <w:rPrChange w:id="1306" w:author="Revision v4 to v5" w:date="2026-09-16T00:02:00Z">
                  <w:rPr/>
                </w:rPrChange>
              </w:rPr>
            </w:pPr>
            <w:r>
              <w:t>&lt;0.0001</w:t>
            </w:r>
          </w:p>
        </w:tc>
      </w:tr>
    </w:tbl>
    <w:p w14:paraId="218179D3" w14:textId="77777777" w:rsidR="00BE0011" w:rsidRDefault="00BE0011">
      <w:pPr>
        <w:spacing w:after="200" w:line="360" w:lineRule="auto"/>
        <w:ind w:firstLine="400"/>
        <w:rPr>
          <w:sz w:val="24"/>
          <w:szCs w:val="24"/>
        </w:rPr>
      </w:pPr>
    </w:p>
    <w:p w14:paraId="1FA93AC7" w14:textId="77777777" w:rsidR="00E148FD" w:rsidRDefault="0002162A">
      <w:pPr>
        <w:spacing w:after="200" w:line="360" w:lineRule="auto"/>
        <w:ind w:firstLine="400"/>
        <w:rPr>
          <w:del w:id="1307" w:author="Revision v4 to v5" w:date="2026-09-16T00:02:00Z"/>
        </w:rPr>
      </w:pPr>
      <w:del w:id="1308" w:author="Revision v4 to v5" w:date="2026-09-16T00:02:00Z">
        <w:r>
          <w:rPr>
            <w:sz w:val="24"/>
            <w:szCs w:val="24"/>
          </w:rPr>
          <w:delText xml:space="preserve">LightGBM is significantly better than every other class-weighted configuration, but CatBoost–none is significantly better than class-weighted LightGBM after Holm adjustment. Model ranking is </w:delText>
        </w:r>
        <w:r>
          <w:rPr>
            <w:sz w:val="24"/>
            <w:szCs w:val="24"/>
          </w:rPr>
          <w:delText>therefore inseparable from imbalance treatment.</w:delText>
        </w:r>
      </w:del>
    </w:p>
    <w:p w14:paraId="3A40AEFF" w14:textId="77777777" w:rsidR="00E148FD" w:rsidRDefault="0002162A">
      <w:pPr>
        <w:spacing w:before="200" w:after="40"/>
        <w:jc w:val="center"/>
        <w:rPr>
          <w:del w:id="1309" w:author="Revision v4 to v5" w:date="2026-09-16T00:02:00Z"/>
        </w:rPr>
      </w:pPr>
      <w:del w:id="1310" w:author="Revision v4 to v5" w:date="2026-09-16T00:02:00Z">
        <w:r>
          <w:rPr>
            <w:noProof/>
          </w:rPr>
          <w:drawing>
            <wp:inline distT="0" distB="0" distL="0" distR="0" wp14:anchorId="5E864A25" wp14:editId="60D761A7">
              <wp:extent cx="43815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9408" name="Picture 519639408"/>
                      <pic:cNvPicPr>
                        <a:picLocks noChangeAspect="1" noChangeArrowheads="1"/>
                      </pic:cNvPicPr>
                    </pic:nvPicPr>
                    <pic:blipFill>
                      <a:blip r:embed="rId23"/>
                      <a:srcRect/>
                      <a:stretch>
                        <a:fillRect/>
                      </a:stretch>
                    </pic:blipFill>
                    <pic:spPr>
                      <a:xfrm>
                        <a:off x="0" y="0"/>
                        <a:ext cx="4381500" cy="1828800"/>
                      </a:xfrm>
                      <a:prstGeom prst="rect">
                        <a:avLst/>
                      </a:prstGeom>
                    </pic:spPr>
                  </pic:pic>
                </a:graphicData>
              </a:graphic>
            </wp:inline>
          </w:drawing>
        </w:r>
      </w:del>
    </w:p>
    <w:p w14:paraId="7579C58E" w14:textId="77777777" w:rsidR="00BE0011" w:rsidRDefault="004C25F4">
      <w:pPr>
        <w:spacing w:after="200" w:line="360" w:lineRule="auto"/>
        <w:ind w:firstLine="400"/>
        <w:rPr>
          <w:ins w:id="1311" w:author="Revision v4 to v5" w:date="2026-09-16T00:02:00Z"/>
        </w:rPr>
      </w:pPr>
      <w:ins w:id="1312" w:author="Revision v4 to v5" w:date="2026-09-16T00:02:00Z">
        <w:r>
          <w:rPr>
            <w:sz w:val="24"/>
            <w:szCs w:val="24"/>
          </w:rPr>
          <w:t>The highest point estimate belongs to Decision Tree–none (0.6271 ± 0.0109), but the reading Table 10 actually supports is narrower than a ranking. After Holm adjustment, three of the eleven comparisons fail to reject at the 5% level (XGBoost–none, Random Forest–none, LightGBM–none), so the four configurations spanning Macro-F1 0.6183 to 0.6271 are statistically indistinguishable on this evidence. This paper therefore names no single best algorithm; a preference among these configurations has to rest on grounds other than Macro-F1 — training cost, interpretability, or the precision/recall profile in Table 5 — and stating which ground was used is itself part of the governance record. The remaining eight comparisons do reject. What survives correction is a treatment effect rather than an algorithm effect: every tree-based model beats its own class-weighted counterpart (all five within-model contrasts reject, the weakest at p = &lt;0.0001), and the class-weighted configurations occupy the bottom of the table. Because every row of Table 10 is tested against the same reference configuration, a contrast between two non-reference rows cannot be read off the table, and an earlier version of this paper inferred one that way. The specific comparison between unweighted CatBoost and class-weighted LightGBM is therefore tested directly: it gives a difference of 0.0125 Macro-F1 in favour of CatBoost–none (t = 2.29, p = 0.0313 unadjusted, 0.0626 after Holm adjustment within the family of eight contrasts reported in this subsection). The direction asserted previously is therefore reproduced, but the evidence for it is weaker than a bare unadjusted p-value suggests and the claim is restated accordingly. Model ranking is inseparable from imbalance treatment, and any claim about one must name the other.</w:t>
        </w:r>
      </w:ins>
    </w:p>
    <w:p w14:paraId="5B9CCD3F" w14:textId="77777777" w:rsidR="00BE0011" w:rsidRDefault="004C25F4">
      <w:pPr>
        <w:spacing w:before="200" w:after="40"/>
        <w:jc w:val="center"/>
        <w:rPr>
          <w:ins w:id="1313" w:author="Revision v4 to v5" w:date="2026-09-16T00:02:00Z"/>
        </w:rPr>
      </w:pPr>
      <w:ins w:id="1314" w:author="Revision v4 to v5" w:date="2026-09-16T00:02:00Z">
        <w:r>
          <w:rPr>
            <w:noProof/>
          </w:rPr>
          <w:drawing>
            <wp:inline distT="0" distB="0" distL="0" distR="0" wp14:anchorId="1B8905D1" wp14:editId="72B0D9FF">
              <wp:extent cx="4381500" cy="1828800"/>
              <wp:effectExtent l="0" t="0" r="0" b="0"/>
              <wp:docPr id="519639408" name="Picture 51963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9408" name="Picture 519639408"/>
                      <pic:cNvPicPr>
                        <a:picLocks noChangeAspect="1" noChangeArrowheads="1"/>
                      </pic:cNvPicPr>
                    </pic:nvPicPr>
                    <pic:blipFill>
                      <a:blip r:embed="rId24"/>
                      <a:srcRect/>
                      <a:stretch>
                        <a:fillRect/>
                      </a:stretch>
                    </pic:blipFill>
                    <pic:spPr>
                      <a:xfrm>
                        <a:off x="0" y="0"/>
                        <a:ext cx="4381500" cy="1828800"/>
                      </a:xfrm>
                      <a:prstGeom prst="rect">
                        <a:avLst/>
                      </a:prstGeom>
                    </pic:spPr>
                  </pic:pic>
                </a:graphicData>
              </a:graphic>
            </wp:inline>
          </w:drawing>
        </w:r>
      </w:ins>
    </w:p>
    <w:p w14:paraId="297AE30C" w14:textId="41CA394E" w:rsidR="00BE0011" w:rsidRDefault="004C25F4">
      <w:pPr>
        <w:spacing w:before="120" w:after="260" w:line="264" w:lineRule="auto"/>
        <w:jc w:val="center"/>
      </w:pPr>
      <w:r>
        <w:rPr>
          <w:sz w:val="21"/>
          <w:rPrChange w:id="1315" w:author="Revision v4 to v5" w:date="2026-09-16T00:02:00Z">
            <w:rPr>
              <w:b/>
              <w:sz w:val="21"/>
            </w:rPr>
          </w:rPrChange>
        </w:rPr>
        <w:t xml:space="preserve">Figure 9. </w:t>
      </w:r>
      <w:r>
        <w:rPr>
          <w:sz w:val="21"/>
          <w:rPrChange w:id="1316" w:author="Revision v4 to v5" w:date="2026-09-16T00:02:00Z">
            <w:rPr>
              <w:i/>
              <w:sz w:val="21"/>
            </w:rPr>
          </w:rPrChange>
        </w:rPr>
        <w:t xml:space="preserve">Distribution of Macro-F1 across </w:t>
      </w:r>
      <w:ins w:id="1317" w:author="Revision v4 to v5" w:date="2026-09-16T00:02:00Z">
        <w:r>
          <w:rPr>
            <w:sz w:val="21"/>
            <w:szCs w:val="21"/>
          </w:rPr>
          <w:t xml:space="preserve">the </w:t>
        </w:r>
      </w:ins>
      <w:r>
        <w:rPr>
          <w:sz w:val="21"/>
          <w:rPrChange w:id="1318" w:author="Revision v4 to v5" w:date="2026-09-16T00:02:00Z">
            <w:rPr>
              <w:i/>
              <w:sz w:val="21"/>
            </w:rPr>
          </w:rPrChange>
        </w:rPr>
        <w:t>25 repeated-CV folds</w:t>
      </w:r>
      <w:del w:id="1319" w:author="Revision v4 to v5" w:date="2026-09-16T00:02:00Z">
        <w:r w:rsidR="0002162A">
          <w:rPr>
            <w:i/>
            <w:iCs/>
            <w:sz w:val="21"/>
            <w:szCs w:val="21"/>
          </w:rPr>
          <w:delText>; CatBoost–none is shown separately from the common class-weighted</w:delText>
        </w:r>
      </w:del>
      <w:ins w:id="1320" w:author="Revision v4 to v5" w:date="2026-09-16T00:02:00Z">
        <w:r>
          <w:rPr>
            <w:sz w:val="21"/>
            <w:szCs w:val="21"/>
          </w:rPr>
          <w:t xml:space="preserve"> for all twelve</w:t>
        </w:r>
      </w:ins>
      <w:r>
        <w:rPr>
          <w:sz w:val="21"/>
          <w:rPrChange w:id="1321" w:author="Revision v4 to v5" w:date="2026-09-16T00:02:00Z">
            <w:rPr>
              <w:i/>
              <w:sz w:val="21"/>
            </w:rPr>
          </w:rPrChange>
        </w:rPr>
        <w:t xml:space="preserve"> configurations</w:t>
      </w:r>
      <w:ins w:id="1322" w:author="Revision v4 to v5" w:date="2026-09-16T00:02:00Z">
        <w:r>
          <w:rPr>
            <w:sz w:val="21"/>
            <w:szCs w:val="21"/>
          </w:rPr>
          <w:t>, grouped by imbalance treatment</w:t>
        </w:r>
      </w:ins>
      <w:r>
        <w:rPr>
          <w:sz w:val="21"/>
          <w:rPrChange w:id="1323" w:author="Revision v4 to v5" w:date="2026-09-16T00:02:00Z">
            <w:rPr>
              <w:i/>
              <w:sz w:val="21"/>
            </w:rPr>
          </w:rPrChange>
        </w:rPr>
        <w:t>.</w:t>
      </w:r>
    </w:p>
    <w:p w14:paraId="6A65122F" w14:textId="77777777" w:rsidR="00BE0011" w:rsidRDefault="004C25F4">
      <w:pPr>
        <w:pStyle w:val="2SEBLH3"/>
      </w:pPr>
      <w:r>
        <w:t>4.5 Comparison with the literature</w:t>
      </w:r>
    </w:p>
    <w:p w14:paraId="42777236" w14:textId="75C232E3" w:rsidR="00BE0011" w:rsidRDefault="004C25F4">
      <w:pPr>
        <w:spacing w:after="200" w:line="360" w:lineRule="auto"/>
        <w:ind w:firstLine="400"/>
      </w:pPr>
      <w:r>
        <w:rPr>
          <w:sz w:val="24"/>
          <w:szCs w:val="24"/>
        </w:rPr>
        <w:t>The results are consistent with, and extend, both the international benchmarking literature and the Vietnamese studies reviewed in Section 2.4. Consistent with Lessmann et al. (2015</w:t>
      </w:r>
      <w:del w:id="1324" w:author="Revision v4 to v5" w:date="2026-09-16T00:02:00Z">
        <w:r w:rsidR="0002162A">
          <w:rPr>
            <w:sz w:val="24"/>
            <w:szCs w:val="24"/>
          </w:rPr>
          <w:delText>), ensemble/boosting methods</w:delText>
        </w:r>
      </w:del>
      <w:ins w:id="1325" w:author="Revision v4 to v5" w:date="2026-09-16T00:02:00Z">
        <w:r>
          <w:rPr>
            <w:sz w:val="24"/>
            <w:szCs w:val="24"/>
          </w:rPr>
          <w:t>) and Baesens et al. (2003), every tree-based learner</w:t>
        </w:r>
      </w:ins>
      <w:r>
        <w:rPr>
          <w:sz w:val="24"/>
          <w:szCs w:val="24"/>
        </w:rPr>
        <w:t xml:space="preserve"> clearly </w:t>
      </w:r>
      <w:del w:id="1326" w:author="Revision v4 to v5" w:date="2026-09-16T00:02:00Z">
        <w:r w:rsidR="0002162A">
          <w:rPr>
            <w:sz w:val="24"/>
            <w:szCs w:val="24"/>
          </w:rPr>
          <w:delText>outperform a</w:delText>
        </w:r>
      </w:del>
      <w:ins w:id="1327" w:author="Revision v4 to v5" w:date="2026-09-16T00:02:00Z">
        <w:r>
          <w:rPr>
            <w:sz w:val="24"/>
            <w:szCs w:val="24"/>
          </w:rPr>
          <w:t>outperforms Logistic Regression here, but their more specific caution — that no family dominates uniformly — holds in an unusually sharp form on this dataset: the highest repeated-CV Macro-F1 belongs to a depth-constrained</w:t>
        </w:r>
      </w:ins>
      <w:r>
        <w:rPr>
          <w:sz w:val="24"/>
          <w:szCs w:val="24"/>
        </w:rPr>
        <w:t xml:space="preserve"> single Decision Tree</w:t>
      </w:r>
      <w:del w:id="1328" w:author="Revision v4 to v5" w:date="2026-09-16T00:02:00Z">
        <w:r w:rsidR="0002162A">
          <w:rPr>
            <w:sz w:val="24"/>
            <w:szCs w:val="24"/>
          </w:rPr>
          <w:delText xml:space="preserve"> here, and the top Macro-F1 </w:delText>
        </w:r>
      </w:del>
      <w:ins w:id="1329" w:author="Revision v4 to v5" w:date="2026-09-16T00:02:00Z">
        <w:r>
          <w:rPr>
            <w:sz w:val="24"/>
            <w:szCs w:val="24"/>
          </w:rPr>
          <w:t xml:space="preserve">, and the three boosting and bagging ensembles are not statistically separable from it (Table 10). This </w:t>
        </w:r>
      </w:ins>
      <w:r>
        <w:rPr>
          <w:sz w:val="24"/>
          <w:szCs w:val="24"/>
        </w:rPr>
        <w:t xml:space="preserve">is </w:t>
      </w:r>
      <w:del w:id="1330" w:author="Revision v4 to v5" w:date="2026-09-16T00:02:00Z">
        <w:r w:rsidR="0002162A">
          <w:rPr>
            <w:sz w:val="24"/>
            <w:szCs w:val="24"/>
          </w:rPr>
          <w:delText xml:space="preserve">attained by a </w:delText>
        </w:r>
      </w:del>
      <w:ins w:id="1331" w:author="Revision v4 to v5" w:date="2026-09-16T00:02:00Z">
        <w:r>
          <w:rPr>
            <w:sz w:val="24"/>
            <w:szCs w:val="24"/>
          </w:rPr>
          <w:t xml:space="preserve">closer to Brown and Mues (2012), who found the best-performing algorithm changes with the degree of imbalance, than to any expectation that gradient </w:t>
        </w:r>
      </w:ins>
      <w:r>
        <w:rPr>
          <w:sz w:val="24"/>
          <w:szCs w:val="24"/>
        </w:rPr>
        <w:t xml:space="preserve">boosting </w:t>
      </w:r>
      <w:del w:id="1332" w:author="Revision v4 to v5" w:date="2026-09-16T00:02:00Z">
        <w:r w:rsidR="0002162A">
          <w:rPr>
            <w:sz w:val="24"/>
            <w:szCs w:val="24"/>
          </w:rPr>
          <w:delText>model.</w:delText>
        </w:r>
      </w:del>
      <w:ins w:id="1333" w:author="Revision v4 to v5" w:date="2026-09-16T00:02:00Z">
        <w:r>
          <w:rPr>
            <w:sz w:val="24"/>
            <w:szCs w:val="24"/>
          </w:rPr>
          <w:t>should lead by default.</w:t>
        </w:r>
      </w:ins>
      <w:r>
        <w:rPr>
          <w:sz w:val="24"/>
          <w:szCs w:val="24"/>
        </w:rPr>
        <w:t xml:space="preserve"> Consistent with Baesens et al. (2003), </w:t>
      </w:r>
      <w:del w:id="1334" w:author="Revision v4 to v5" w:date="2026-09-16T00:02:00Z">
        <w:r w:rsidR="0002162A">
          <w:rPr>
            <w:sz w:val="24"/>
            <w:szCs w:val="24"/>
          </w:rPr>
          <w:delText>CatBoost's</w:delText>
        </w:r>
      </w:del>
      <w:ins w:id="1335" w:author="Revision v4 to v5" w:date="2026-09-16T00:02:00Z">
        <w:r>
          <w:rPr>
            <w:sz w:val="24"/>
            <w:szCs w:val="24"/>
          </w:rPr>
          <w:t>the</w:t>
        </w:r>
      </w:ins>
      <w:r>
        <w:rPr>
          <w:sz w:val="24"/>
          <w:szCs w:val="24"/>
        </w:rPr>
        <w:t xml:space="preserve"> gap </w:t>
      </w:r>
      <w:del w:id="1336" w:author="Revision v4 to v5" w:date="2026-09-16T00:02:00Z">
        <w:r w:rsidR="0002162A">
          <w:rPr>
            <w:sz w:val="24"/>
            <w:szCs w:val="24"/>
          </w:rPr>
          <w:delText>to the best model</w:delText>
        </w:r>
      </w:del>
      <w:ins w:id="1337" w:author="Revision v4 to v5" w:date="2026-09-16T00:02:00Z">
        <w:r>
          <w:rPr>
            <w:sz w:val="24"/>
            <w:szCs w:val="24"/>
          </w:rPr>
          <w:t>between models</w:t>
        </w:r>
      </w:ins>
      <w:r>
        <w:rPr>
          <w:sz w:val="24"/>
          <w:szCs w:val="24"/>
        </w:rPr>
        <w:t xml:space="preserve"> narrows substantially on ROC-AUC relative to Macro-F1, illustrating that ranking</w:t>
      </w:r>
      <w:del w:id="1338" w:author="Revision v4 to v5" w:date="2026-09-16T00:02:00Z">
        <w:r w:rsidR="0002162A">
          <w:rPr>
            <w:sz w:val="24"/>
            <w:szCs w:val="24"/>
          </w:rPr>
          <w:delText>-</w:delText>
        </w:r>
      </w:del>
      <w:ins w:id="1339" w:author="Revision v4 to v5" w:date="2026-09-16T00:02:00Z">
        <w:r>
          <w:rPr>
            <w:sz w:val="24"/>
            <w:szCs w:val="24"/>
          </w:rPr>
          <w:t xml:space="preserve"> </w:t>
        </w:r>
      </w:ins>
      <w:r>
        <w:rPr>
          <w:sz w:val="24"/>
          <w:szCs w:val="24"/>
        </w:rPr>
        <w:t>quality and hard-classification performance diverge under class imbalance</w:t>
      </w:r>
      <w:del w:id="1340" w:author="Revision v4 to v5" w:date="2026-09-16T00:02:00Z">
        <w:r w:rsidR="0002162A">
          <w:rPr>
            <w:sz w:val="24"/>
            <w:szCs w:val="24"/>
          </w:rPr>
          <w:delText>; this study's ablation (Table 5) additionally shows that a specific implementation default, not a general property of boosting, explains most of CatBoost's shortfall here — reinforcing Lessmann et al.'s (2015) broader caution that no single imbalance-hand</w:delText>
        </w:r>
        <w:r w:rsidR="0002162A">
          <w:rPr>
            <w:sz w:val="24"/>
            <w:szCs w:val="24"/>
          </w:rPr>
          <w:delText>ling technique is uniformly optimal</w:delText>
        </w:r>
      </w:del>
      <w:ins w:id="1341" w:author="Revision v4 to v5" w:date="2026-09-16T00:02:00Z">
        <w:r>
          <w:rPr>
            <w:sz w:val="24"/>
            <w:szCs w:val="24"/>
          </w:rPr>
          <w:t>. This study adds a dimension those benchmarks largely hold fixed. The imbalance treatment moves Macro-F1 by 0.0266 to 0.1281</w:t>
        </w:r>
      </w:ins>
      <w:r>
        <w:rPr>
          <w:sz w:val="24"/>
          <w:szCs w:val="24"/>
        </w:rPr>
        <w:t xml:space="preserve"> across </w:t>
      </w:r>
      <w:del w:id="1342" w:author="Revision v4 to v5" w:date="2026-09-16T00:02:00Z">
        <w:r w:rsidR="0002162A">
          <w:rPr>
            <w:sz w:val="24"/>
            <w:szCs w:val="24"/>
          </w:rPr>
          <w:delText>models</w:delText>
        </w:r>
      </w:del>
      <w:ins w:id="1343" w:author="Revision v4 to v5" w:date="2026-09-16T00:02:00Z">
        <w:r>
          <w:rPr>
            <w:sz w:val="24"/>
            <w:szCs w:val="24"/>
          </w:rPr>
          <w:t>the five tree-based models, while the entire spread among those five algorithms at their better treatment is 0.0229 — so on this dataset the treatment decision matters more than the algorithm decision, and a benchmark that fixes the treatment and ranks algorithms is measuring the smaller of the two effects</w:t>
        </w:r>
      </w:ins>
      <w:r>
        <w:rPr>
          <w:sz w:val="24"/>
          <w:szCs w:val="24"/>
        </w:rPr>
        <w:t>. Relative to the Vietnamese studies reviewed in Section 2.4, this paper's central methodological contrast is the one developed across Sections 4.1–4.4: reporting Accuracy alongside Macro-F1</w:t>
      </w:r>
      <w:del w:id="1344" w:author="Revision v4 to v5" w:date="2026-09-16T00:02:00Z">
        <w:r w:rsidR="0002162A">
          <w:rPr>
            <w:sz w:val="24"/>
            <w:szCs w:val="24"/>
          </w:rPr>
          <w:delText xml:space="preserve"> and</w:delText>
        </w:r>
      </w:del>
      <w:ins w:id="1345" w:author="Revision v4 to v5" w:date="2026-09-16T00:02:00Z">
        <w:r>
          <w:rPr>
            <w:sz w:val="24"/>
            <w:szCs w:val="24"/>
          </w:rPr>
          <w:t>,</w:t>
        </w:r>
      </w:ins>
      <w:r>
        <w:rPr>
          <w:sz w:val="24"/>
          <w:szCs w:val="24"/>
        </w:rPr>
        <w:t xml:space="preserve"> a confusion matrix (Table 4</w:t>
      </w:r>
      <w:ins w:id="1346" w:author="Revision v4 to v5" w:date="2026-09-16T00:02:00Z">
        <w:r>
          <w:rPr>
            <w:sz w:val="24"/>
            <w:szCs w:val="24"/>
          </w:rPr>
          <w:t>) and per-class metrics under both treatments (Table 5</w:t>
        </w:r>
      </w:ins>
      <w:r>
        <w:rPr>
          <w:sz w:val="24"/>
          <w:szCs w:val="24"/>
        </w:rPr>
        <w:t>) shows a materially less optimistic picture of minority-class detection than Accuracy alone would suggest — precisely the gap this paper's contribution (Section 2.</w:t>
      </w:r>
      <w:del w:id="1347" w:author="Revision v4 to v5" w:date="2026-09-16T00:02:00Z">
        <w:r w:rsidR="0002162A">
          <w:rPr>
            <w:sz w:val="24"/>
            <w:szCs w:val="24"/>
          </w:rPr>
          <w:delText>4</w:delText>
        </w:r>
      </w:del>
      <w:ins w:id="1348" w:author="Revision v4 to v5" w:date="2026-09-16T00:02:00Z">
        <w:r>
          <w:rPr>
            <w:sz w:val="24"/>
            <w:szCs w:val="24"/>
          </w:rPr>
          <w:t>5</w:t>
        </w:r>
      </w:ins>
      <w:r>
        <w:rPr>
          <w:sz w:val="24"/>
          <w:szCs w:val="24"/>
        </w:rPr>
        <w:t>) argues the existing literature has not yet closed.</w:t>
      </w:r>
    </w:p>
    <w:p w14:paraId="7B6552FC" w14:textId="77777777" w:rsidR="00BE0011" w:rsidRDefault="004C25F4">
      <w:pPr>
        <w:spacing w:before="260" w:after="140" w:line="360" w:lineRule="auto"/>
      </w:pPr>
      <w:r>
        <w:rPr>
          <w:b/>
          <w:bCs/>
          <w:i/>
          <w:iCs/>
          <w:sz w:val="24"/>
          <w:szCs w:val="24"/>
        </w:rPr>
        <w:t>Discussion</w:t>
      </w:r>
    </w:p>
    <w:p w14:paraId="792D97C9" w14:textId="77777777" w:rsidR="00BE0011" w:rsidRDefault="004C25F4">
      <w:pPr>
        <w:pStyle w:val="2SEBLH3"/>
      </w:pPr>
      <w:r>
        <w:t>4.6 Implications for Sustainable Credit Governance</w:t>
      </w:r>
    </w:p>
    <w:p w14:paraId="6524FF2A" w14:textId="77777777" w:rsidR="00BE0011" w:rsidRDefault="004C25F4">
      <w:pPr>
        <w:spacing w:after="200" w:line="360" w:lineRule="auto"/>
        <w:ind w:firstLine="400"/>
      </w:pPr>
      <w:r>
        <w:rPr>
          <w:sz w:val="24"/>
          <w:szCs w:val="24"/>
        </w:rPr>
        <w:t>The results in Section 4 carry four concrete implications for how a bank should govern an AI-based credit-classification system in a way that supports sustainable finance development.</w:t>
      </w:r>
      <w:ins w:id="1349" w:author="Revision v4 to v5" w:date="2026-09-16T00:02:00Z">
        <w:r>
          <w:rPr>
            <w:sz w:val="24"/>
            <w:szCs w:val="24"/>
          </w:rPr>
          <w:t xml:space="preserve"> They are stated here as conditional recommendations. Every empirical result behind them comes from a single institution and a single classification snapshot, evaluated by random stratified resampling of that snapshot; none of them has been validated out-of-time, on a later classification date, which is the test that would establish whether the relationships hold as the portfolio and the macroeconomic environment move. Each implication below should therefore be read as applying once out-of-time validation has been carried out and has confirmed the in-sample finding, and the ordering of the checks, rather than the specific coefficients, is what transfers.</w:t>
        </w:r>
      </w:ins>
    </w:p>
    <w:p w14:paraId="575DE5EB" w14:textId="5023AFA4" w:rsidR="00BE0011" w:rsidRDefault="004C25F4">
      <w:pPr>
        <w:spacing w:after="200" w:line="360" w:lineRule="auto"/>
      </w:pPr>
      <w:r>
        <w:rPr>
          <w:sz w:val="24"/>
          <w:rPrChange w:id="1350" w:author="Revision v4 to v5" w:date="2026-09-16T00:02:00Z">
            <w:rPr>
              <w:b/>
              <w:sz w:val="24"/>
            </w:rPr>
          </w:rPrChange>
        </w:rPr>
        <w:t xml:space="preserve">First, imbalance-aware, multi-metric evaluation — including </w:t>
      </w:r>
      <w:ins w:id="1351" w:author="Revision v4 to v5" w:date="2026-09-16T00:02:00Z">
        <w:r>
          <w:rPr>
            <w:sz w:val="24"/>
            <w:szCs w:val="24"/>
          </w:rPr>
          <w:t xml:space="preserve">per-class figures and </w:t>
        </w:r>
      </w:ins>
      <w:r>
        <w:rPr>
          <w:sz w:val="24"/>
          <w:rPrChange w:id="1352" w:author="Revision v4 to v5" w:date="2026-09-16T00:02:00Z">
            <w:rPr>
              <w:b/>
              <w:sz w:val="24"/>
            </w:rPr>
          </w:rPrChange>
        </w:rPr>
        <w:t xml:space="preserve">a confusion matrix, not only a single macro-averaged number — is a governance safeguard. </w:t>
      </w:r>
      <w:del w:id="1353" w:author="Revision v4 to v5" w:date="2026-09-16T00:02:00Z">
        <w:r w:rsidR="0002162A">
          <w:rPr>
            <w:sz w:val="24"/>
            <w:szCs w:val="24"/>
          </w:rPr>
          <w:delText>Table</w:delText>
        </w:r>
      </w:del>
      <w:ins w:id="1354" w:author="Revision v4 to v5" w:date="2026-09-16T00:02:00Z">
        <w:r>
          <w:rPr>
            <w:sz w:val="24"/>
            <w:szCs w:val="24"/>
          </w:rPr>
          <w:t>Tables</w:t>
        </w:r>
      </w:ins>
      <w:r>
        <w:rPr>
          <w:sz w:val="24"/>
          <w:szCs w:val="24"/>
        </w:rPr>
        <w:t xml:space="preserve"> 4 </w:t>
      </w:r>
      <w:del w:id="1355" w:author="Revision v4 to v5" w:date="2026-09-16T00:02:00Z">
        <w:r w:rsidR="0002162A">
          <w:rPr>
            <w:sz w:val="24"/>
            <w:szCs w:val="24"/>
          </w:rPr>
          <w:delText>shows</w:delText>
        </w:r>
      </w:del>
      <w:ins w:id="1356" w:author="Revision v4 to v5" w:date="2026-09-16T00:02:00Z">
        <w:r>
          <w:rPr>
            <w:sz w:val="24"/>
            <w:szCs w:val="24"/>
          </w:rPr>
          <w:t>and 5 show</w:t>
        </w:r>
      </w:ins>
      <w:r>
        <w:rPr>
          <w:sz w:val="24"/>
          <w:szCs w:val="24"/>
        </w:rPr>
        <w:t xml:space="preserve"> that </w:t>
      </w:r>
      <w:del w:id="1357" w:author="Revision v4 to v5" w:date="2026-09-16T00:02:00Z">
        <w:r w:rsidR="0002162A">
          <w:rPr>
            <w:sz w:val="24"/>
            <w:szCs w:val="24"/>
          </w:rPr>
          <w:delText>even</w:delText>
        </w:r>
      </w:del>
      <w:ins w:id="1358" w:author="Revision v4 to v5" w:date="2026-09-16T00:02:00Z">
        <w:r>
          <w:rPr>
            <w:sz w:val="24"/>
            <w:szCs w:val="24"/>
          </w:rPr>
          <w:t>two configurations of</w:t>
        </w:r>
      </w:ins>
      <w:r>
        <w:rPr>
          <w:sz w:val="24"/>
          <w:szCs w:val="24"/>
        </w:rPr>
        <w:t xml:space="preserve"> the </w:t>
      </w:r>
      <w:del w:id="1359" w:author="Revision v4 to v5" w:date="2026-09-16T00:02:00Z">
        <w:r w:rsidR="0002162A">
          <w:rPr>
            <w:sz w:val="24"/>
            <w:szCs w:val="24"/>
          </w:rPr>
          <w:delText xml:space="preserve">best-performing model </w:delText>
        </w:r>
      </w:del>
      <w:ins w:id="1360" w:author="Revision v4 to v5" w:date="2026-09-16T00:02:00Z">
        <w:r>
          <w:rPr>
            <w:sz w:val="24"/>
            <w:szCs w:val="24"/>
          </w:rPr>
          <w:t xml:space="preserve">same algorithm reach comparable Macro-F1 (0.6248 against 0.6044) while behaving </w:t>
        </w:r>
      </w:ins>
      <w:r>
        <w:rPr>
          <w:sz w:val="24"/>
          <w:szCs w:val="24"/>
        </w:rPr>
        <w:t xml:space="preserve">in </w:t>
      </w:r>
      <w:del w:id="1361" w:author="Revision v4 to v5" w:date="2026-09-16T00:02:00Z">
        <w:r w:rsidR="0002162A">
          <w:rPr>
            <w:sz w:val="24"/>
            <w:szCs w:val="24"/>
          </w:rPr>
          <w:delText xml:space="preserve">this study recovers </w:delText>
        </w:r>
      </w:del>
      <w:ins w:id="1362" w:author="Revision v4 to v5" w:date="2026-09-16T00:02:00Z">
        <w:r>
          <w:rPr>
            <w:sz w:val="24"/>
            <w:szCs w:val="24"/>
          </w:rPr>
          <w:t xml:space="preserve">opposite ways: unweighted LightGBM flags </w:t>
        </w:r>
      </w:ins>
      <w:r>
        <w:rPr>
          <w:sz w:val="24"/>
          <w:szCs w:val="24"/>
        </w:rPr>
        <w:t>Group</w:t>
      </w:r>
      <w:del w:id="1363" w:author="Revision v4 to v5" w:date="2026-09-16T00:02:00Z">
        <w:r w:rsidR="0002162A">
          <w:rPr>
            <w:sz w:val="24"/>
            <w:szCs w:val="24"/>
          </w:rPr>
          <w:delText xml:space="preserve"> </w:delText>
        </w:r>
      </w:del>
      <w:ins w:id="1364" w:author="Revision v4 to v5" w:date="2026-09-16T00:02:00Z">
        <w:r>
          <w:rPr>
            <w:sz w:val="24"/>
            <w:szCs w:val="24"/>
          </w:rPr>
          <w:t>-</w:t>
        </w:r>
      </w:ins>
      <w:r>
        <w:rPr>
          <w:sz w:val="24"/>
          <w:szCs w:val="24"/>
        </w:rPr>
        <w:t xml:space="preserve">2 </w:t>
      </w:r>
      <w:del w:id="1365" w:author="Revision v4 to v5" w:date="2026-09-16T00:02:00Z">
        <w:r w:rsidR="0002162A">
          <w:rPr>
            <w:sz w:val="24"/>
            <w:szCs w:val="24"/>
          </w:rPr>
          <w:delText>and Group 3</w:delText>
        </w:r>
      </w:del>
      <w:ins w:id="1366" w:author="Revision v4 to v5" w:date="2026-09-16T00:02:00Z">
        <w:r>
          <w:rPr>
            <w:sz w:val="24"/>
            <w:szCs w:val="24"/>
          </w:rPr>
          <w:t>loans with Precision 0.603 but Recall only 0.183, whereas the class-weighted configuration reaches Recall 0.471</w:t>
        </w:r>
      </w:ins>
      <w:r>
        <w:rPr>
          <w:sz w:val="24"/>
          <w:szCs w:val="24"/>
        </w:rPr>
        <w:t xml:space="preserve"> at Precision </w:t>
      </w:r>
      <w:del w:id="1367" w:author="Revision v4 to v5" w:date="2026-09-16T00:02:00Z">
        <w:r w:rsidR="0002162A">
          <w:rPr>
            <w:sz w:val="24"/>
            <w:szCs w:val="24"/>
          </w:rPr>
          <w:delText xml:space="preserve">below 0.27: roughly three </w:delText>
        </w:r>
        <w:r w:rsidR="0002162A">
          <w:rPr>
            <w:sz w:val="24"/>
            <w:szCs w:val="24"/>
          </w:rPr>
          <w:delText>in four loans it flags as belonging to these groups are not.</w:delText>
        </w:r>
      </w:del>
      <w:ins w:id="1368" w:author="Revision v4 to v5" w:date="2026-09-16T00:02:00Z">
        <w:r>
          <w:rPr>
            <w:sz w:val="24"/>
            <w:szCs w:val="24"/>
          </w:rPr>
          <w:t>0.245.</w:t>
        </w:r>
      </w:ins>
      <w:r>
        <w:rPr>
          <w:sz w:val="24"/>
          <w:szCs w:val="24"/>
        </w:rPr>
        <w:t xml:space="preserve"> A bank </w:t>
      </w:r>
      <w:ins w:id="1369" w:author="Revision v4 to v5" w:date="2026-09-16T00:02:00Z">
        <w:r>
          <w:rPr>
            <w:sz w:val="24"/>
            <w:szCs w:val="24"/>
          </w:rPr>
          <w:t xml:space="preserve">choosing between them on Macro-F1 alone would be choosing blind between a model </w:t>
        </w:r>
      </w:ins>
      <w:r>
        <w:rPr>
          <w:sz w:val="24"/>
          <w:szCs w:val="24"/>
        </w:rPr>
        <w:t xml:space="preserve">that </w:t>
      </w:r>
      <w:del w:id="1370" w:author="Revision v4 to v5" w:date="2026-09-16T00:02:00Z">
        <w:r w:rsidR="0002162A">
          <w:rPr>
            <w:sz w:val="24"/>
            <w:szCs w:val="24"/>
          </w:rPr>
          <w:delText>acted on such flags without this context would misallocate review effort; a bank</w:delText>
        </w:r>
      </w:del>
      <w:ins w:id="1371" w:author="Revision v4 to v5" w:date="2026-09-16T00:02:00Z">
        <w:r>
          <w:rPr>
            <w:sz w:val="24"/>
            <w:szCs w:val="24"/>
          </w:rPr>
          <w:t>rarely raises a false alarm and one</w:t>
        </w:r>
      </w:ins>
      <w:r>
        <w:rPr>
          <w:sz w:val="24"/>
          <w:szCs w:val="24"/>
        </w:rPr>
        <w:t xml:space="preserve"> that </w:t>
      </w:r>
      <w:del w:id="1372" w:author="Revision v4 to v5" w:date="2026-09-16T00:02:00Z">
        <w:r w:rsidR="0002162A">
          <w:rPr>
            <w:sz w:val="24"/>
            <w:szCs w:val="24"/>
          </w:rPr>
          <w:delText>saw only Macro-F1 = 0.575 would not know this without the underlying confusion matrix.</w:delText>
        </w:r>
      </w:del>
      <w:ins w:id="1373" w:author="Revision v4 to v5" w:date="2026-09-16T00:02:00Z">
        <w:r>
          <w:rPr>
            <w:sz w:val="24"/>
            <w:szCs w:val="24"/>
          </w:rPr>
          <w:t>rarely misses a deteriorating loan.</w:t>
        </w:r>
      </w:ins>
      <w:r>
        <w:rPr>
          <w:sz w:val="24"/>
          <w:szCs w:val="24"/>
        </w:rPr>
        <w:t xml:space="preserve"> Reporting per-class Precision/Recall/F1 and the confusion matrix alongside Macro-F1</w:t>
      </w:r>
      <w:del w:id="1374" w:author="Revision v4 to v5" w:date="2026-09-16T00:02:00Z">
        <w:r w:rsidR="0002162A">
          <w:rPr>
            <w:sz w:val="24"/>
            <w:szCs w:val="24"/>
          </w:rPr>
          <w:delText>, as done in Table 4,</w:delText>
        </w:r>
      </w:del>
      <w:r>
        <w:rPr>
          <w:sz w:val="24"/>
          <w:szCs w:val="24"/>
        </w:rPr>
        <w:t xml:space="preserve"> is a low-cost</w:t>
      </w:r>
      <w:del w:id="1375" w:author="Revision v4 to v5" w:date="2026-09-16T00:02:00Z">
        <w:r w:rsidR="0002162A">
          <w:rPr>
            <w:sz w:val="24"/>
            <w:szCs w:val="24"/>
          </w:rPr>
          <w:delText xml:space="preserve"> governance</w:delText>
        </w:r>
      </w:del>
      <w:r>
        <w:rPr>
          <w:sz w:val="24"/>
          <w:szCs w:val="24"/>
        </w:rPr>
        <w:t xml:space="preserve"> practice with a direct operational reading: it tells a credit-risk unit which specific groups a model's flags can and cannot be trusted for, rather than only whether the model is “good” in aggregate.</w:t>
      </w:r>
    </w:p>
    <w:p w14:paraId="484A4548" w14:textId="01A3B781" w:rsidR="00BE0011" w:rsidRDefault="004C25F4">
      <w:pPr>
        <w:spacing w:after="200" w:line="360" w:lineRule="auto"/>
      </w:pPr>
      <w:r>
        <w:rPr>
          <w:sz w:val="24"/>
          <w:rPrChange w:id="1376" w:author="Revision v4 to v5" w:date="2026-09-16T00:02:00Z">
            <w:rPr>
              <w:b/>
              <w:sz w:val="24"/>
            </w:rPr>
          </w:rPrChange>
        </w:rPr>
        <w:t xml:space="preserve">Second, feature efficiency may lower governance cost. </w:t>
      </w:r>
      <w:r>
        <w:rPr>
          <w:sz w:val="24"/>
          <w:szCs w:val="24"/>
        </w:rPr>
        <w:t xml:space="preserve">Nine </w:t>
      </w:r>
      <w:ins w:id="1377" w:author="Revision v4 to v5" w:date="2026-09-16T00:02:00Z">
        <w:r>
          <w:rPr>
            <w:sz w:val="24"/>
            <w:szCs w:val="24"/>
          </w:rPr>
          <w:t xml:space="preserve">of thirteen </w:t>
        </w:r>
      </w:ins>
      <w:r>
        <w:rPr>
          <w:sz w:val="24"/>
          <w:szCs w:val="24"/>
        </w:rPr>
        <w:t xml:space="preserve">features recover </w:t>
      </w:r>
      <w:del w:id="1378" w:author="Revision v4 to v5" w:date="2026-09-16T00:02:00Z">
        <w:r w:rsidR="0002162A">
          <w:rPr>
            <w:sz w:val="24"/>
            <w:szCs w:val="24"/>
          </w:rPr>
          <w:delText>most</w:delText>
        </w:r>
      </w:del>
      <w:ins w:id="1379" w:author="Revision v4 to v5" w:date="2026-09-16T00:02:00Z">
        <w:r>
          <w:rPr>
            <w:sz w:val="24"/>
            <w:szCs w:val="24"/>
          </w:rPr>
          <w:t>98–99% of the best</w:t>
        </w:r>
      </w:ins>
      <w:r>
        <w:rPr>
          <w:sz w:val="24"/>
          <w:szCs w:val="24"/>
        </w:rPr>
        <w:t xml:space="preserve"> hold-out </w:t>
      </w:r>
      <w:del w:id="1380" w:author="Revision v4 to v5" w:date="2026-09-16T00:02:00Z">
        <w:r w:rsidR="0002162A">
          <w:rPr>
            <w:sz w:val="24"/>
            <w:szCs w:val="24"/>
          </w:rPr>
          <w:delText xml:space="preserve">performance, while LightGBM's embedded result is </w:delText>
        </w:r>
      </w:del>
      <w:ins w:id="1381" w:author="Revision v4 to v5" w:date="2026-09-16T00:02:00Z">
        <w:r>
          <w:rPr>
            <w:sz w:val="24"/>
            <w:szCs w:val="24"/>
          </w:rPr>
          <w:t xml:space="preserve">Macro-F1, and the honest in-fold version of that selection costs little: </w:t>
        </w:r>
      </w:ins>
      <w:r>
        <w:rPr>
          <w:sz w:val="24"/>
          <w:szCs w:val="24"/>
        </w:rPr>
        <w:t>0.</w:t>
      </w:r>
      <w:del w:id="1382" w:author="Revision v4 to v5" w:date="2026-09-16T00:02:00Z">
        <w:r w:rsidR="0002162A">
          <w:rPr>
            <w:sz w:val="24"/>
            <w:szCs w:val="24"/>
          </w:rPr>
          <w:delText>5663</w:delText>
        </w:r>
      </w:del>
      <w:ins w:id="1383" w:author="Revision v4 to v5" w:date="2026-09-16T00:02:00Z">
        <w:r>
          <w:rPr>
            <w:sz w:val="24"/>
            <w:szCs w:val="24"/>
          </w:rPr>
          <w:t>6147</w:t>
        </w:r>
      </w:ins>
      <w:r>
        <w:rPr>
          <w:sz w:val="24"/>
          <w:szCs w:val="24"/>
        </w:rPr>
        <w:t xml:space="preserve"> ± 0.</w:t>
      </w:r>
      <w:del w:id="1384" w:author="Revision v4 to v5" w:date="2026-09-16T00:02:00Z">
        <w:r w:rsidR="0002162A">
          <w:rPr>
            <w:sz w:val="24"/>
            <w:szCs w:val="24"/>
          </w:rPr>
          <w:delText>0092 versus</w:delText>
        </w:r>
      </w:del>
      <w:ins w:id="1385" w:author="Revision v4 to v5" w:date="2026-09-16T00:02:00Z">
        <w:r>
          <w:rPr>
            <w:sz w:val="24"/>
            <w:szCs w:val="24"/>
          </w:rPr>
          <w:t>0102 against</w:t>
        </w:r>
      </w:ins>
      <w:r>
        <w:rPr>
          <w:sz w:val="24"/>
          <w:szCs w:val="24"/>
        </w:rPr>
        <w:t xml:space="preserve"> 0.</w:t>
      </w:r>
      <w:del w:id="1386" w:author="Revision v4 to v5" w:date="2026-09-16T00:02:00Z">
        <w:r w:rsidR="0002162A">
          <w:rPr>
            <w:sz w:val="24"/>
            <w:szCs w:val="24"/>
          </w:rPr>
          <w:delText>5691</w:delText>
        </w:r>
      </w:del>
      <w:ins w:id="1387" w:author="Revision v4 to v5" w:date="2026-09-16T00:02:00Z">
        <w:r>
          <w:rPr>
            <w:sz w:val="24"/>
            <w:szCs w:val="24"/>
          </w:rPr>
          <w:t>6183</w:t>
        </w:r>
      </w:ins>
      <w:r>
        <w:rPr>
          <w:sz w:val="24"/>
          <w:szCs w:val="24"/>
        </w:rPr>
        <w:t xml:space="preserve"> ± 0.</w:t>
      </w:r>
      <w:del w:id="1388" w:author="Revision v4 to v5" w:date="2026-09-16T00:02:00Z">
        <w:r w:rsidR="0002162A">
          <w:rPr>
            <w:sz w:val="24"/>
            <w:szCs w:val="24"/>
          </w:rPr>
          <w:delText>0099</w:delText>
        </w:r>
      </w:del>
      <w:ins w:id="1389" w:author="Revision v4 to v5" w:date="2026-09-16T00:02:00Z">
        <w:r>
          <w:rPr>
            <w:sz w:val="24"/>
            <w:szCs w:val="24"/>
          </w:rPr>
          <w:t>0095</w:t>
        </w:r>
      </w:ins>
      <w:r>
        <w:rPr>
          <w:sz w:val="24"/>
          <w:szCs w:val="24"/>
        </w:rPr>
        <w:t xml:space="preserve"> for </w:t>
      </w:r>
      <w:ins w:id="1390" w:author="Revision v4 to v5" w:date="2026-09-16T00:02:00Z">
        <w:r>
          <w:rPr>
            <w:sz w:val="24"/>
            <w:szCs w:val="24"/>
          </w:rPr>
          <w:t xml:space="preserve">the fixed </w:t>
        </w:r>
      </w:ins>
      <w:r>
        <w:rPr>
          <w:sz w:val="24"/>
          <w:szCs w:val="24"/>
        </w:rPr>
        <w:t>11</w:t>
      </w:r>
      <w:del w:id="1391" w:author="Revision v4 to v5" w:date="2026-09-16T00:02:00Z">
        <w:r w:rsidR="0002162A">
          <w:rPr>
            <w:sz w:val="24"/>
            <w:szCs w:val="24"/>
          </w:rPr>
          <w:delText xml:space="preserve"> feature</w:delText>
        </w:r>
        <w:r w:rsidR="0002162A">
          <w:rPr>
            <w:sz w:val="24"/>
            <w:szCs w:val="24"/>
          </w:rPr>
          <w:delText>s. This</w:delText>
        </w:r>
      </w:del>
      <w:ins w:id="1392" w:author="Revision v4 to v5" w:date="2026-09-16T00:02:00Z">
        <w:r>
          <w:rPr>
            <w:sz w:val="24"/>
            <w:szCs w:val="24"/>
          </w:rPr>
          <w:t>-feature configuration. Each feature dropped is one fewer data feed to source, document, monitor for drift and explain to a supervisor. The evidence</w:t>
        </w:r>
      </w:ins>
      <w:r>
        <w:rPr>
          <w:sz w:val="24"/>
          <w:szCs w:val="24"/>
        </w:rPr>
        <w:t xml:space="preserve"> supports a flat efficiency region</w:t>
      </w:r>
      <w:del w:id="1393" w:author="Revision v4 to v5" w:date="2026-09-16T00:02:00Z">
        <w:r w:rsidR="0002162A">
          <w:rPr>
            <w:sz w:val="24"/>
            <w:szCs w:val="24"/>
          </w:rPr>
          <w:delText>, not</w:delText>
        </w:r>
      </w:del>
      <w:ins w:id="1394" w:author="Revision v4 to v5" w:date="2026-09-16T00:02:00Z">
        <w:r>
          <w:rPr>
            <w:sz w:val="24"/>
            <w:szCs w:val="24"/>
          </w:rPr>
          <w:t xml:space="preserve"> rather than</w:t>
        </w:r>
      </w:ins>
      <w:r>
        <w:rPr>
          <w:sz w:val="24"/>
          <w:szCs w:val="24"/>
        </w:rPr>
        <w:t xml:space="preserve"> a universal optimum</w:t>
      </w:r>
      <w:ins w:id="1395" w:author="Revision v4 to v5" w:date="2026-09-16T00:02:00Z">
        <w:r>
          <w:rPr>
            <w:sz w:val="24"/>
            <w:szCs w:val="24"/>
          </w:rPr>
          <w:t>, so the governance argument is for parsimony where it is free, not for a specific k</w:t>
        </w:r>
      </w:ins>
      <w:r>
        <w:rPr>
          <w:sz w:val="24"/>
          <w:szCs w:val="24"/>
        </w:rPr>
        <w:t>.</w:t>
      </w:r>
    </w:p>
    <w:p w14:paraId="6450BDFC" w14:textId="193F74B9" w:rsidR="00BE0011" w:rsidRDefault="004C25F4">
      <w:pPr>
        <w:spacing w:after="200" w:line="360" w:lineRule="auto"/>
      </w:pPr>
      <w:r>
        <w:rPr>
          <w:sz w:val="24"/>
          <w:rPrChange w:id="1396" w:author="Revision v4 to v5" w:date="2026-09-16T00:02:00Z">
            <w:rPr>
              <w:b/>
              <w:sz w:val="24"/>
            </w:rPr>
          </w:rPrChange>
        </w:rPr>
        <w:t xml:space="preserve">Third, no single measure of model quality or feature importance should be trusted until checked against an independent one, and Section 4 shows this is inexpensive to do in practice. </w:t>
      </w:r>
      <w:r>
        <w:rPr>
          <w:sz w:val="24"/>
          <w:szCs w:val="24"/>
        </w:rPr>
        <w:t xml:space="preserve">Gain-based importance alone would support </w:t>
      </w:r>
      <w:del w:id="1397" w:author="Revision v4 to v5" w:date="2026-09-16T00:02:00Z">
        <w:r w:rsidR="0002162A">
          <w:rPr>
            <w:sz w:val="24"/>
            <w:szCs w:val="24"/>
          </w:rPr>
          <w:delText>opposite</w:delText>
        </w:r>
      </w:del>
      <w:ins w:id="1398" w:author="Revision v4 to v5" w:date="2026-09-16T00:02:00Z">
        <w:r>
          <w:rPr>
            <w:sz w:val="24"/>
            <w:szCs w:val="24"/>
          </w:rPr>
          <w:t>different</w:t>
        </w:r>
      </w:ins>
      <w:r>
        <w:rPr>
          <w:sz w:val="24"/>
          <w:szCs w:val="24"/>
        </w:rPr>
        <w:t xml:space="preserve"> conclusions about which information group </w:t>
      </w:r>
      <w:del w:id="1399" w:author="Revision v4 to v5" w:date="2026-09-16T00:02:00Z">
        <w:r w:rsidR="0002162A">
          <w:rPr>
            <w:sz w:val="24"/>
            <w:szCs w:val="24"/>
          </w:rPr>
          <w:delText>matters most</w:delText>
        </w:r>
      </w:del>
      <w:ins w:id="1400" w:author="Revision v4 to v5" w:date="2026-09-16T00:02:00Z">
        <w:r>
          <w:rPr>
            <w:sz w:val="24"/>
            <w:szCs w:val="24"/>
          </w:rPr>
          <w:t>ranks second</w:t>
        </w:r>
      </w:ins>
      <w:r>
        <w:rPr>
          <w:sz w:val="24"/>
          <w:szCs w:val="24"/>
        </w:rPr>
        <w:t xml:space="preserve"> depending only on which </w:t>
      </w:r>
      <w:del w:id="1401" w:author="Revision v4 to v5" w:date="2026-09-16T00:02:00Z">
        <w:r w:rsidR="0002162A">
          <w:rPr>
            <w:sz w:val="24"/>
            <w:szCs w:val="24"/>
          </w:rPr>
          <w:delText xml:space="preserve">of two widely used </w:delText>
        </w:r>
      </w:del>
      <w:r>
        <w:rPr>
          <w:sz w:val="24"/>
          <w:szCs w:val="24"/>
        </w:rPr>
        <w:t xml:space="preserve">tree-boosting </w:t>
      </w:r>
      <w:del w:id="1402" w:author="Revision v4 to v5" w:date="2026-09-16T00:02:00Z">
        <w:r w:rsidR="0002162A">
          <w:rPr>
            <w:sz w:val="24"/>
            <w:szCs w:val="24"/>
          </w:rPr>
          <w:delText>libraries</w:delText>
        </w:r>
      </w:del>
      <w:ins w:id="1403" w:author="Revision v4 to v5" w:date="2026-09-16T00:02:00Z">
        <w:r>
          <w:rPr>
            <w:sz w:val="24"/>
            <w:szCs w:val="24"/>
          </w:rPr>
          <w:t>library computed it and which imbalance treatment</w:t>
        </w:r>
      </w:ins>
      <w:r>
        <w:rPr>
          <w:sz w:val="24"/>
          <w:szCs w:val="24"/>
        </w:rPr>
        <w:t xml:space="preserve"> was </w:t>
      </w:r>
      <w:del w:id="1404" w:author="Revision v4 to v5" w:date="2026-09-16T00:02:00Z">
        <w:r w:rsidR="0002162A">
          <w:rPr>
            <w:sz w:val="24"/>
            <w:szCs w:val="24"/>
          </w:rPr>
          <w:delText>used</w:delText>
        </w:r>
      </w:del>
      <w:ins w:id="1405" w:author="Revision v4 to v5" w:date="2026-09-16T00:02:00Z">
        <w:r>
          <w:rPr>
            <w:sz w:val="24"/>
            <w:szCs w:val="24"/>
          </w:rPr>
          <w:t>in force</w:t>
        </w:r>
      </w:ins>
      <w:r>
        <w:rPr>
          <w:sz w:val="24"/>
          <w:szCs w:val="24"/>
        </w:rPr>
        <w:t xml:space="preserve"> (Table 8); only SHAP, checked </w:t>
      </w:r>
      <w:del w:id="1406" w:author="Revision v4 to v5" w:date="2026-09-16T00:02:00Z">
        <w:r w:rsidR="0002162A">
          <w:rPr>
            <w:sz w:val="24"/>
            <w:szCs w:val="24"/>
          </w:rPr>
          <w:delText>against</w:delText>
        </w:r>
      </w:del>
      <w:ins w:id="1407" w:author="Revision v4 to v5" w:date="2026-09-16T00:02:00Z">
        <w:r>
          <w:rPr>
            <w:sz w:val="24"/>
            <w:szCs w:val="24"/>
          </w:rPr>
          <w:t>across</w:t>
        </w:r>
      </w:ins>
      <w:r>
        <w:rPr>
          <w:sz w:val="24"/>
          <w:szCs w:val="24"/>
        </w:rPr>
        <w:t xml:space="preserve"> both algorithms</w:t>
      </w:r>
      <w:ins w:id="1408" w:author="Revision v4 to v5" w:date="2026-09-16T00:02:00Z">
        <w:r>
          <w:rPr>
            <w:sz w:val="24"/>
            <w:szCs w:val="24"/>
          </w:rPr>
          <w:t xml:space="preserve"> and both treatments</w:t>
        </w:r>
      </w:ins>
      <w:r>
        <w:rPr>
          <w:sz w:val="24"/>
          <w:szCs w:val="24"/>
        </w:rPr>
        <w:t>, supports “loan tenure/maturity dominates</w:t>
      </w:r>
      <w:ins w:id="1409" w:author="Revision v4 to v5" w:date="2026-09-16T00:02:00Z">
        <w:r>
          <w:rPr>
            <w:sz w:val="24"/>
            <w:szCs w:val="24"/>
          </w:rPr>
          <w:t>, balance/utilization second</w:t>
        </w:r>
      </w:ins>
      <w:r>
        <w:rPr>
          <w:sz w:val="24"/>
          <w:szCs w:val="24"/>
        </w:rPr>
        <w:t xml:space="preserve">” as a property of the data (Table 9). </w:t>
      </w:r>
      <w:del w:id="1410" w:author="Revision v4 to v5" w:date="2026-09-16T00:02:00Z">
        <w:r w:rsidR="0002162A">
          <w:rPr>
            <w:sz w:val="24"/>
            <w:szCs w:val="24"/>
          </w:rPr>
          <w:delText xml:space="preserve">Separately, the explanation offered for CatBoost's weak Macro-F1 was confirmed, not merely asserted, by a controlled ablation (Table 5); and </w:delText>
        </w:r>
      </w:del>
      <w:ins w:id="1411" w:author="Revision v4 to v5" w:date="2026-09-16T00:02:00Z">
        <w:r>
          <w:rPr>
            <w:sz w:val="24"/>
            <w:szCs w:val="24"/>
          </w:rPr>
          <w:t xml:space="preserve">The same discipline applies to model ranking, and here it overturns a claim this paper would otherwise have made. On the single hold-out split, LightGBM–none leads XGBoost–none (0.6248 against 0.6197), which invites </w:t>
        </w:r>
      </w:ins>
      <w:r>
        <w:rPr>
          <w:sz w:val="24"/>
          <w:szCs w:val="24"/>
        </w:rPr>
        <w:t xml:space="preserve">the </w:t>
      </w:r>
      <w:del w:id="1412" w:author="Revision v4 to v5" w:date="2026-09-16T00:02:00Z">
        <w:r w:rsidR="0002162A">
          <w:rPr>
            <w:sz w:val="24"/>
            <w:szCs w:val="24"/>
          </w:rPr>
          <w:delText>claim</w:delText>
        </w:r>
      </w:del>
      <w:ins w:id="1413" w:author="Revision v4 to v5" w:date="2026-09-16T00:02:00Z">
        <w:r>
          <w:rPr>
            <w:sz w:val="24"/>
            <w:szCs w:val="24"/>
          </w:rPr>
          <w:t>conclusion</w:t>
        </w:r>
      </w:ins>
      <w:r>
        <w:rPr>
          <w:sz w:val="24"/>
          <w:szCs w:val="24"/>
        </w:rPr>
        <w:t xml:space="preserve"> that LightGBM </w:t>
      </w:r>
      <w:del w:id="1414" w:author="Revision v4 to v5" w:date="2026-09-16T00:02:00Z">
        <w:r w:rsidR="0002162A">
          <w:rPr>
            <w:sz w:val="24"/>
            <w:szCs w:val="24"/>
          </w:rPr>
          <w:delText>outperforms XGBoost was confirmed by</w:delText>
        </w:r>
        <w:r w:rsidR="0002162A">
          <w:rPr>
            <w:sz w:val="24"/>
            <w:szCs w:val="24"/>
          </w:rPr>
          <w:delText xml:space="preserve"> a statistical test corrected for </w:delText>
        </w:r>
      </w:del>
      <w:ins w:id="1415" w:author="Revision v4 to v5" w:date="2026-09-16T00:02:00Z">
        <w:r>
          <w:rPr>
            <w:sz w:val="24"/>
            <w:szCs w:val="24"/>
          </w:rPr>
          <w:t xml:space="preserve">is </w:t>
        </w:r>
      </w:ins>
      <w:r>
        <w:rPr>
          <w:sz w:val="24"/>
          <w:szCs w:val="24"/>
        </w:rPr>
        <w:t xml:space="preserve">the </w:t>
      </w:r>
      <w:del w:id="1416" w:author="Revision v4 to v5" w:date="2026-09-16T00:02:00Z">
        <w:r w:rsidR="0002162A">
          <w:rPr>
            <w:sz w:val="24"/>
            <w:szCs w:val="24"/>
          </w:rPr>
          <w:delText>non-independence of</w:delText>
        </w:r>
      </w:del>
      <w:ins w:id="1417" w:author="Revision v4 to v5" w:date="2026-09-16T00:02:00Z">
        <w:r>
          <w:rPr>
            <w:sz w:val="24"/>
            <w:szCs w:val="24"/>
          </w:rPr>
          <w:t>better algorithm here. Under repeated</w:t>
        </w:r>
      </w:ins>
      <w:r>
        <w:rPr>
          <w:sz w:val="24"/>
          <w:szCs w:val="24"/>
        </w:rPr>
        <w:t xml:space="preserve"> cross-validation </w:t>
      </w:r>
      <w:del w:id="1418" w:author="Revision v4 to v5" w:date="2026-09-16T00:02:00Z">
        <w:r w:rsidR="0002162A">
          <w:rPr>
            <w:sz w:val="24"/>
            <w:szCs w:val="24"/>
          </w:rPr>
          <w:delText xml:space="preserve">folds (Table 10), not by </w:delText>
        </w:r>
      </w:del>
      <w:ins w:id="1419" w:author="Revision v4 to v5" w:date="2026-09-16T00:02:00Z">
        <w:r>
          <w:rPr>
            <w:sz w:val="24"/>
            <w:szCs w:val="24"/>
          </w:rPr>
          <w:t xml:space="preserve">the ordering reverses (0.6183 against 0.6217), and the corrected paired test on the difference gives p = 0.3844 — not close to rejecting in either direction. The apparent ranking was </w:t>
        </w:r>
      </w:ins>
      <w:r>
        <w:rPr>
          <w:sz w:val="24"/>
          <w:szCs w:val="24"/>
        </w:rPr>
        <w:t xml:space="preserve">an </w:t>
      </w:r>
      <w:del w:id="1420" w:author="Revision v4 to v5" w:date="2026-09-16T00:02:00Z">
        <w:r w:rsidR="0002162A">
          <w:rPr>
            <w:sz w:val="24"/>
            <w:szCs w:val="24"/>
          </w:rPr>
          <w:delText>informal visual comparison of standard-deviation bands, which understates significance in exactly this kind of repeated-CV setting and can therefore supp</w:delText>
        </w:r>
        <w:r w:rsidR="0002162A">
          <w:rPr>
            <w:sz w:val="24"/>
            <w:szCs w:val="24"/>
          </w:rPr>
          <w:delText>ort the wrong conclusion. Each of these checks is a small procedural step directly transferable to a bank's model-</w:delText>
        </w:r>
      </w:del>
      <w:ins w:id="1421" w:author="Revision v4 to v5" w:date="2026-09-16T00:02:00Z">
        <w:r>
          <w:rPr>
            <w:sz w:val="24"/>
            <w:szCs w:val="24"/>
          </w:rPr>
          <w:t xml:space="preserve">artefact of one split. A test that fails to reject is as much a </w:t>
        </w:r>
      </w:ins>
      <w:r>
        <w:rPr>
          <w:sz w:val="24"/>
          <w:szCs w:val="24"/>
        </w:rPr>
        <w:t xml:space="preserve">governance </w:t>
      </w:r>
      <w:del w:id="1422" w:author="Revision v4 to v5" w:date="2026-09-16T00:02:00Z">
        <w:r w:rsidR="0002162A">
          <w:rPr>
            <w:sz w:val="24"/>
            <w:szCs w:val="24"/>
          </w:rPr>
          <w:delText>checklist</w:delText>
        </w:r>
      </w:del>
      <w:ins w:id="1423" w:author="Revision v4 to v5" w:date="2026-09-16T00:02:00Z">
        <w:r>
          <w:rPr>
            <w:sz w:val="24"/>
            <w:szCs w:val="24"/>
          </w:rPr>
          <w:t>result as one that rejects, and a ranking that flips between two honest evaluation designs is a signal to report both rather than to pick the flattering one</w:t>
        </w:r>
      </w:ins>
      <w:r>
        <w:rPr>
          <w:sz w:val="24"/>
          <w:szCs w:val="24"/>
        </w:rPr>
        <w:t>.</w:t>
      </w:r>
    </w:p>
    <w:p w14:paraId="08955CCB" w14:textId="326D96AE" w:rsidR="00BE0011" w:rsidRDefault="004C25F4">
      <w:pPr>
        <w:spacing w:after="200" w:line="360" w:lineRule="auto"/>
      </w:pPr>
      <w:r>
        <w:rPr>
          <w:sz w:val="24"/>
          <w:rPrChange w:id="1424" w:author="Revision v4 to v5" w:date="2026-09-16T00:02:00Z">
            <w:rPr>
              <w:b/>
              <w:sz w:val="24"/>
            </w:rPr>
          </w:rPrChange>
        </w:rPr>
        <w:t xml:space="preserve">Fourth, a variable flagged by an automated screen should trigger a documented, falsifiable check, not only a plausible written justification. </w:t>
      </w:r>
      <w:r>
        <w:rPr>
          <w:sz w:val="24"/>
          <w:szCs w:val="24"/>
        </w:rPr>
        <w:t xml:space="preserve">Section 3.5's leakage diagnostic and Section 4.2's ablation and reference-date checks together test, rather than assert, that DAYS_TO_MATURITY is a genuine risk signal: a univariate rule on the variable alone reconstructs the label at only 67.3% accuracy; removing it costs </w:t>
      </w:r>
      <w:del w:id="1425" w:author="Revision v4 to v5" w:date="2026-09-16T00:02:00Z">
        <w:r w:rsidR="0002162A">
          <w:rPr>
            <w:sz w:val="24"/>
            <w:szCs w:val="24"/>
          </w:rPr>
          <w:delText>11–14</w:delText>
        </w:r>
      </w:del>
      <w:ins w:id="1426" w:author="Revision v4 to v5" w:date="2026-09-16T00:02:00Z">
        <w:r>
          <w:rPr>
            <w:sz w:val="24"/>
            <w:szCs w:val="24"/>
          </w:rPr>
          <w:t>16–23</w:t>
        </w:r>
      </w:ins>
      <w:r>
        <w:rPr>
          <w:sz w:val="24"/>
          <w:szCs w:val="24"/>
        </w:rPr>
        <w:t>% of Macro-F1 rather than collapsing the model; and its predictive contribution is provably unaffected by the arbitrary reference-date convention used to compute it. None of these three results proves the variable is free of leakage — Section 5 restates this limitation plainly — but each is a test that could have gone the other way and did not, which is a materially stronger basis for a governance decision than a plausible narrative on its own.</w:t>
      </w:r>
    </w:p>
    <w:p w14:paraId="65158EF7" w14:textId="313A50E7" w:rsidR="00BE0011" w:rsidRDefault="004C25F4">
      <w:pPr>
        <w:spacing w:after="200" w:line="360" w:lineRule="auto"/>
        <w:ind w:firstLine="400"/>
      </w:pPr>
      <w:r>
        <w:rPr>
          <w:sz w:val="24"/>
          <w:szCs w:val="24"/>
        </w:rPr>
        <w:t xml:space="preserve">Taken together, these points connect the technical results to the conference's private-sector-financing theme as scoped in Section 1: a credit-classification pipeline whose every non-trivial claim about model quality, feature importance and leakage risk has been checked against an independent test, rather than asserted, is a pipeline a bank can </w:t>
      </w:r>
      <w:del w:id="1427" w:author="Revision v4 to v5" w:date="2026-09-16T00:02:00Z">
        <w:r w:rsidR="0002162A">
          <w:rPr>
            <w:sz w:val="24"/>
            <w:szCs w:val="24"/>
          </w:rPr>
          <w:delText>govern responsibly — and responsible</w:delText>
        </w:r>
      </w:del>
      <w:ins w:id="1428" w:author="Revision v4 to v5" w:date="2026-09-16T00:02:00Z">
        <w:r>
          <w:rPr>
            <w:sz w:val="24"/>
            <w:szCs w:val="24"/>
          </w:rPr>
          <w:t>begin to govern responsibly. The qualification matters: on the evidence assembled here that verification is necessary but not sufficient, because a single-snapshot study cannot show that the relationships survive a change of classification date. Responsible</w:t>
        </w:r>
      </w:ins>
      <w:r>
        <w:rPr>
          <w:sz w:val="24"/>
          <w:szCs w:val="24"/>
        </w:rPr>
        <w:t xml:space="preserve"> governance of credit-risk classification is a precondition, not a substitute, for a bank's capacity to extend credit to private enterprises and households with confidence.</w:t>
      </w:r>
    </w:p>
    <w:p w14:paraId="071A94EB" w14:textId="77777777" w:rsidR="00BE0011" w:rsidRDefault="004C25F4">
      <w:pPr>
        <w:pStyle w:val="1SEBLH2"/>
      </w:pPr>
      <w:r>
        <w:t>Conclusion</w:t>
      </w:r>
    </w:p>
    <w:p w14:paraId="21CFA02A" w14:textId="626CDD32" w:rsidR="00BE0011" w:rsidRDefault="004C25F4">
      <w:pPr>
        <w:spacing w:after="200" w:line="360" w:lineRule="auto"/>
        <w:ind w:firstLine="400"/>
        <w:rPr>
          <w:sz w:val="24"/>
          <w:szCs w:val="24"/>
        </w:rPr>
      </w:pPr>
      <w:r>
        <w:rPr>
          <w:sz w:val="24"/>
          <w:szCs w:val="24"/>
        </w:rPr>
        <w:t>This study makes three principal contributions corresponding to RQ1–RQ3. First, the model comparison in RQ1 shows that algorithm performance cannot be separated from imbalance treatment</w:t>
      </w:r>
      <w:del w:id="1429" w:author="Revision v4 to v5" w:date="2026-09-16T00:02:00Z">
        <w:r w:rsidR="0002162A">
          <w:rPr>
            <w:sz w:val="24"/>
            <w:szCs w:val="24"/>
          </w:rPr>
          <w:delText>: across all six classifiers</w:delText>
        </w:r>
      </w:del>
      <w:ins w:id="1430" w:author="Revision v4 to v5" w:date="2026-09-16T00:02:00Z">
        <w:r>
          <w:rPr>
            <w:sz w:val="24"/>
            <w:szCs w:val="24"/>
          </w:rPr>
          <w:t>, and that on this dataset the treatment is the better-identified of the two: for every tree-based classifier</w:t>
        </w:r>
      </w:ins>
      <w:r>
        <w:rPr>
          <w:sz w:val="24"/>
          <w:szCs w:val="24"/>
        </w:rPr>
        <w:t xml:space="preserve"> tested, turning class weighting off improves repeated-CV Macro-F1 and the </w:t>
      </w:r>
      <w:del w:id="1431" w:author="Revision v4 to v5" w:date="2026-09-16T00:02:00Z">
        <w:r w:rsidR="0002162A">
          <w:rPr>
            <w:sz w:val="24"/>
            <w:szCs w:val="24"/>
          </w:rPr>
          <w:delText>best-supported configuration overall is unweighted</w:delText>
        </w:r>
      </w:del>
      <w:ins w:id="1432" w:author="Revision v4 to v5" w:date="2026-09-16T00:02:00Z">
        <w:r>
          <w:rPr>
            <w:sz w:val="24"/>
            <w:szCs w:val="24"/>
          </w:rPr>
          <w:t>improvement survives Holm adjustment, whereas the four leading configurations (Decision Tree–none, XGBoost–none, Random Forest–none,</w:t>
        </w:r>
      </w:ins>
      <w:r>
        <w:rPr>
          <w:sz w:val="24"/>
          <w:szCs w:val="24"/>
        </w:rPr>
        <w:t xml:space="preserve"> LightGBM</w:t>
      </w:r>
      <w:del w:id="1433" w:author="Revision v4 to v5" w:date="2026-09-16T00:02:00Z">
        <w:r w:rsidR="0002162A">
          <w:rPr>
            <w:sz w:val="24"/>
            <w:szCs w:val="24"/>
          </w:rPr>
          <w:delText xml:space="preserve"> (</w:delText>
        </w:r>
      </w:del>
      <w:ins w:id="1434" w:author="Revision v4 to v5" w:date="2026-09-16T00:02:00Z">
        <w:r>
          <w:rPr>
            <w:sz w:val="24"/>
            <w:szCs w:val="24"/>
          </w:rPr>
          <w:t xml:space="preserve">–none, </w:t>
        </w:r>
      </w:ins>
      <w:r>
        <w:rPr>
          <w:sz w:val="24"/>
          <w:szCs w:val="24"/>
        </w:rPr>
        <w:t xml:space="preserve">Macro-F1 </w:t>
      </w:r>
      <w:del w:id="1435" w:author="Revision v4 to v5" w:date="2026-09-16T00:02:00Z">
        <w:r w:rsidR="0002162A">
          <w:rPr>
            <w:sz w:val="24"/>
            <w:szCs w:val="24"/>
          </w:rPr>
          <w:delText xml:space="preserve">= </w:delText>
        </w:r>
      </w:del>
      <w:r>
        <w:rPr>
          <w:sz w:val="24"/>
          <w:szCs w:val="24"/>
        </w:rPr>
        <w:t>0.</w:t>
      </w:r>
      <w:del w:id="1436" w:author="Revision v4 to v5" w:date="2026-09-16T00:02:00Z">
        <w:r w:rsidR="0002162A">
          <w:rPr>
            <w:sz w:val="24"/>
            <w:szCs w:val="24"/>
          </w:rPr>
          <w:delText xml:space="preserve">6178 ± </w:delText>
        </w:r>
      </w:del>
      <w:ins w:id="1437" w:author="Revision v4 to v5" w:date="2026-09-16T00:02:00Z">
        <w:r>
          <w:rPr>
            <w:sz w:val="24"/>
            <w:szCs w:val="24"/>
          </w:rPr>
          <w:t>6183–</w:t>
        </w:r>
      </w:ins>
      <w:r>
        <w:rPr>
          <w:sz w:val="24"/>
          <w:szCs w:val="24"/>
        </w:rPr>
        <w:t>0.</w:t>
      </w:r>
      <w:del w:id="1438" w:author="Revision v4 to v5" w:date="2026-09-16T00:02:00Z">
        <w:r w:rsidR="0002162A">
          <w:rPr>
            <w:sz w:val="24"/>
            <w:szCs w:val="24"/>
          </w:rPr>
          <w:delText>0122).</w:delText>
        </w:r>
      </w:del>
      <w:ins w:id="1439" w:author="Revision v4 to v5" w:date="2026-09-16T00:02:00Z">
        <w:r>
          <w:rPr>
            <w:sz w:val="24"/>
            <w:szCs w:val="24"/>
          </w:rPr>
          <w:t>6271) cannot be separated from one another by the same corrected test. The highest point estimate is Decision Tree–none (0.6271 ± 0.0109) and the best hold-out configuration is LightGBM–none (0.6248); the paper reports both and claims neither as a winner. Logistic Regression is the one model class weighting helps, and it remains far behind either way.</w:t>
        </w:r>
      </w:ins>
      <w:r>
        <w:rPr>
          <w:sz w:val="24"/>
          <w:szCs w:val="24"/>
        </w:rPr>
        <w:t xml:space="preserve"> Second, the feature-efficiency analysis in RQ2 shows that nine-feature configurations retain </w:t>
      </w:r>
      <w:del w:id="1440" w:author="Revision v4 to v5" w:date="2026-09-16T00:02:00Z">
        <w:r w:rsidR="0002162A">
          <w:rPr>
            <w:sz w:val="24"/>
            <w:szCs w:val="24"/>
          </w:rPr>
          <w:delText>appr</w:delText>
        </w:r>
        <w:r w:rsidR="0002162A">
          <w:rPr>
            <w:sz w:val="24"/>
            <w:szCs w:val="24"/>
          </w:rPr>
          <w:delText>oximately 97–</w:delText>
        </w:r>
      </w:del>
      <w:r>
        <w:rPr>
          <w:sz w:val="24"/>
          <w:szCs w:val="24"/>
        </w:rPr>
        <w:t>98</w:t>
      </w:r>
      <w:ins w:id="1441" w:author="Revision v4 to v5" w:date="2026-09-16T00:02:00Z">
        <w:r>
          <w:rPr>
            <w:sz w:val="24"/>
            <w:szCs w:val="24"/>
          </w:rPr>
          <w:t>–99</w:t>
        </w:r>
      </w:ins>
      <w:r>
        <w:rPr>
          <w:sz w:val="24"/>
          <w:szCs w:val="24"/>
        </w:rPr>
        <w:t>% of the best hold-out Macro-F1</w:t>
      </w:r>
      <w:del w:id="1442" w:author="Revision v4 to v5" w:date="2026-09-16T00:02:00Z">
        <w:r w:rsidR="0002162A">
          <w:rPr>
            <w:sz w:val="24"/>
            <w:szCs w:val="24"/>
          </w:rPr>
          <w:delText>;</w:delText>
        </w:r>
      </w:del>
      <w:ins w:id="1443" w:author="Revision v4 to v5" w:date="2026-09-16T00:02:00Z">
        <w:r>
          <w:rPr>
            <w:sz w:val="24"/>
            <w:szCs w:val="24"/>
          </w:rPr>
          <w:t>, with</w:t>
        </w:r>
      </w:ins>
      <w:r>
        <w:rPr>
          <w:sz w:val="24"/>
          <w:szCs w:val="24"/>
        </w:rPr>
        <w:t xml:space="preserve"> the</w:t>
      </w:r>
      <w:ins w:id="1444" w:author="Revision v4 to v5" w:date="2026-09-16T00:02:00Z">
        <w:r>
          <w:rPr>
            <w:sz w:val="24"/>
            <w:szCs w:val="24"/>
          </w:rPr>
          <w:t xml:space="preserve"> in-fold</w:t>
        </w:r>
      </w:ins>
      <w:r>
        <w:rPr>
          <w:sz w:val="24"/>
          <w:szCs w:val="24"/>
        </w:rPr>
        <w:t xml:space="preserve"> embedded </w:t>
      </w:r>
      <w:del w:id="1445" w:author="Revision v4 to v5" w:date="2026-09-16T00:02:00Z">
        <w:r w:rsidR="0002162A">
          <w:rPr>
            <w:sz w:val="24"/>
            <w:szCs w:val="24"/>
          </w:rPr>
          <w:delText xml:space="preserve">LightGBM </w:delText>
        </w:r>
      </w:del>
      <w:r>
        <w:rPr>
          <w:sz w:val="24"/>
          <w:szCs w:val="24"/>
        </w:rPr>
        <w:t xml:space="preserve">analysis </w:t>
      </w:r>
      <w:del w:id="1446" w:author="Revision v4 to v5" w:date="2026-09-16T00:02:00Z">
        <w:r w:rsidR="0002162A">
          <w:rPr>
            <w:sz w:val="24"/>
            <w:szCs w:val="24"/>
          </w:rPr>
          <w:delText>further records</w:delText>
        </w:r>
      </w:del>
      <w:ins w:id="1447" w:author="Revision v4 to v5" w:date="2026-09-16T00:02:00Z">
        <w:r>
          <w:rPr>
            <w:sz w:val="24"/>
            <w:szCs w:val="24"/>
          </w:rPr>
          <w:t>recording</w:t>
        </w:r>
      </w:ins>
      <w:r>
        <w:rPr>
          <w:sz w:val="24"/>
          <w:szCs w:val="24"/>
        </w:rPr>
        <w:t xml:space="preserve"> only a small </w:t>
      </w:r>
      <w:ins w:id="1448" w:author="Revision v4 to v5" w:date="2026-09-16T00:02:00Z">
        <w:r>
          <w:rPr>
            <w:sz w:val="24"/>
            <w:szCs w:val="24"/>
          </w:rPr>
          <w:t xml:space="preserve">further </w:t>
        </w:r>
      </w:ins>
      <w:r>
        <w:rPr>
          <w:sz w:val="24"/>
          <w:szCs w:val="24"/>
        </w:rPr>
        <w:t>reduction</w:t>
      </w:r>
      <w:del w:id="1449" w:author="Revision v4 to v5" w:date="2026-09-16T00:02:00Z">
        <w:r w:rsidR="0002162A">
          <w:rPr>
            <w:sz w:val="24"/>
            <w:szCs w:val="24"/>
          </w:rPr>
          <w:delText xml:space="preserve"> from the fixed 11-feature configuration</w:delText>
        </w:r>
      </w:del>
      <w:r>
        <w:rPr>
          <w:sz w:val="24"/>
          <w:szCs w:val="24"/>
        </w:rPr>
        <w:t xml:space="preserve">, supporting a more parsimonious and auditable specification. Third, the explainability analysis in RQ3 shows that </w:t>
      </w:r>
      <w:del w:id="1450" w:author="Revision v4 to v5" w:date="2026-09-16T00:02:00Z">
        <w:r w:rsidR="0002162A">
          <w:rPr>
            <w:sz w:val="24"/>
            <w:szCs w:val="24"/>
          </w:rPr>
          <w:delText xml:space="preserve">consistently defined Gain and </w:delText>
        </w:r>
      </w:del>
      <w:r>
        <w:rPr>
          <w:sz w:val="24"/>
          <w:szCs w:val="24"/>
        </w:rPr>
        <w:t xml:space="preserve">SHAP </w:t>
      </w:r>
      <w:del w:id="1451" w:author="Revision v4 to v5" w:date="2026-09-16T00:02:00Z">
        <w:r w:rsidR="0002162A">
          <w:rPr>
            <w:sz w:val="24"/>
            <w:szCs w:val="24"/>
          </w:rPr>
          <w:delText>measures both identify</w:delText>
        </w:r>
      </w:del>
      <w:ins w:id="1452" w:author="Revision v4 to v5" w:date="2026-09-16T00:02:00Z">
        <w:r>
          <w:rPr>
            <w:sz w:val="24"/>
            <w:szCs w:val="24"/>
          </w:rPr>
          <w:t>identifies</w:t>
        </w:r>
      </w:ins>
      <w:r>
        <w:rPr>
          <w:sz w:val="24"/>
          <w:szCs w:val="24"/>
        </w:rPr>
        <w:t xml:space="preserve"> loan maturity as the leading information group</w:t>
      </w:r>
      <w:ins w:id="1453" w:author="Revision v4 to v5" w:date="2026-09-16T00:02:00Z">
        <w:r>
          <w:rPr>
            <w:sz w:val="24"/>
            <w:szCs w:val="24"/>
          </w:rPr>
          <w:t xml:space="preserve"> consistently across two algorithms and two imbalance treatments</w:t>
        </w:r>
      </w:ins>
      <w:r>
        <w:rPr>
          <w:sz w:val="24"/>
          <w:szCs w:val="24"/>
        </w:rPr>
        <w:t xml:space="preserve">, while </w:t>
      </w:r>
      <w:del w:id="1454" w:author="Revision v4 to v5" w:date="2026-09-16T00:02:00Z">
        <w:r w:rsidR="0002162A">
          <w:rPr>
            <w:sz w:val="24"/>
            <w:szCs w:val="24"/>
          </w:rPr>
          <w:delText>cross-model differences among lower-ranked groups demonstrate</w:delText>
        </w:r>
      </w:del>
      <w:ins w:id="1455" w:author="Revision v4 to v5" w:date="2026-09-16T00:02:00Z">
        <w:r>
          <w:rPr>
            <w:sz w:val="24"/>
            <w:szCs w:val="24"/>
          </w:rPr>
          <w:t>consistently defined Gain agrees on the leader but not on the ranks below it — demonstrating</w:t>
        </w:r>
      </w:ins>
      <w:r>
        <w:rPr>
          <w:sz w:val="24"/>
          <w:szCs w:val="24"/>
        </w:rPr>
        <w:t xml:space="preserve"> the value of triangulating importance measures</w:t>
      </w:r>
      <w:ins w:id="1456" w:author="Revision v4 to v5" w:date="2026-09-16T00:02:00Z">
        <w:r>
          <w:rPr>
            <w:sz w:val="24"/>
            <w:szCs w:val="24"/>
          </w:rPr>
          <w:t xml:space="preserve"> before a data-investment decision</w:t>
        </w:r>
      </w:ins>
      <w:r>
        <w:rPr>
          <w:sz w:val="24"/>
          <w:szCs w:val="24"/>
        </w:rPr>
        <w:t>. Together, these findings provide a verification-oriented framework in which predictive performance, feature economy, and interpretability are evaluated jointly rather than treated as separate governance objectives.</w:t>
      </w:r>
    </w:p>
    <w:p w14:paraId="354025DA" w14:textId="199E10CE" w:rsidR="00BE0011" w:rsidRDefault="004C25F4">
      <w:pPr>
        <w:spacing w:after="200" w:line="360" w:lineRule="auto"/>
        <w:rPr>
          <w:sz w:val="24"/>
          <w:szCs w:val="24"/>
        </w:rPr>
      </w:pPr>
      <w:r>
        <w:rPr>
          <w:b/>
          <w:bCs/>
          <w:sz w:val="24"/>
          <w:szCs w:val="24"/>
        </w:rPr>
        <w:t xml:space="preserve">Limitations. </w:t>
      </w:r>
      <w:del w:id="1457" w:author="Revision v4 to v5" w:date="2026-09-16T00:02:00Z">
        <w:r w:rsidR="0002162A">
          <w:rPr>
            <w:sz w:val="24"/>
            <w:szCs w:val="24"/>
          </w:rPr>
          <w:delText>Two</w:delText>
        </w:r>
      </w:del>
      <w:ins w:id="1458" w:author="Revision v4 to v5" w:date="2026-09-16T00:02:00Z">
        <w:r>
          <w:rPr>
            <w:sz w:val="24"/>
            <w:szCs w:val="24"/>
          </w:rPr>
          <w:t>Four</w:t>
        </w:r>
      </w:ins>
      <w:r>
        <w:rPr>
          <w:sz w:val="24"/>
          <w:szCs w:val="24"/>
        </w:rPr>
        <w:t xml:space="preserve"> limitations should be mentioned for this study. First, the small number of observations in some debt groups</w:t>
      </w:r>
      <w:del w:id="1459" w:author="Revision v4 to v5" w:date="2026-09-16T00:02:00Z">
        <w:r w:rsidR="0002162A">
          <w:rPr>
            <w:sz w:val="24"/>
            <w:szCs w:val="24"/>
          </w:rPr>
          <w:delText>—</w:delText>
        </w:r>
      </w:del>
      <w:ins w:id="1460" w:author="Revision v4 to v5" w:date="2026-09-16T00:02:00Z">
        <w:r>
          <w:rPr>
            <w:sz w:val="24"/>
            <w:szCs w:val="24"/>
          </w:rPr>
          <w:t xml:space="preserve"> — </w:t>
        </w:r>
      </w:ins>
      <w:r>
        <w:rPr>
          <w:sz w:val="24"/>
          <w:szCs w:val="24"/>
        </w:rPr>
        <w:t>only 121 Group-3 loans in the test set</w:t>
      </w:r>
      <w:del w:id="1461" w:author="Revision v4 to v5" w:date="2026-09-16T00:02:00Z">
        <w:r w:rsidR="0002162A">
          <w:rPr>
            <w:sz w:val="24"/>
            <w:szCs w:val="24"/>
          </w:rPr>
          <w:delText>—</w:delText>
        </w:r>
      </w:del>
      <w:ins w:id="1462" w:author="Revision v4 to v5" w:date="2026-09-16T00:02:00Z">
        <w:r>
          <w:rPr>
            <w:sz w:val="24"/>
            <w:szCs w:val="24"/>
          </w:rPr>
          <w:t xml:space="preserve"> — </w:t>
        </w:r>
      </w:ins>
      <w:r>
        <w:rPr>
          <w:sz w:val="24"/>
          <w:szCs w:val="24"/>
        </w:rPr>
        <w:t xml:space="preserve">introduces uncertainty into the per-class estimates in </w:t>
      </w:r>
      <w:del w:id="1463" w:author="Revision v4 to v5" w:date="2026-09-16T00:02:00Z">
        <w:r w:rsidR="0002162A">
          <w:rPr>
            <w:sz w:val="24"/>
            <w:szCs w:val="24"/>
          </w:rPr>
          <w:delText>Table</w:delText>
        </w:r>
      </w:del>
      <w:ins w:id="1464" w:author="Revision v4 to v5" w:date="2026-09-16T00:02:00Z">
        <w:r>
          <w:rPr>
            <w:sz w:val="24"/>
            <w:szCs w:val="24"/>
          </w:rPr>
          <w:t>Tables</w:t>
        </w:r>
      </w:ins>
      <w:r>
        <w:rPr>
          <w:sz w:val="24"/>
          <w:szCs w:val="24"/>
        </w:rPr>
        <w:t xml:space="preserve"> 4</w:t>
      </w:r>
      <w:ins w:id="1465" w:author="Revision v4 to v5" w:date="2026-09-16T00:02:00Z">
        <w:r>
          <w:rPr>
            <w:sz w:val="24"/>
            <w:szCs w:val="24"/>
          </w:rPr>
          <w:t xml:space="preserve"> and 5</w:t>
        </w:r>
      </w:ins>
      <w:r>
        <w:rPr>
          <w:sz w:val="24"/>
          <w:szCs w:val="24"/>
        </w:rPr>
        <w:t>; model comparisons should therefore rely primarily on the repeated cross-validation results in Table 10</w:t>
      </w:r>
      <w:del w:id="1466" w:author="Revision v4 to v5" w:date="2026-09-16T00:02:00Z">
        <w:r w:rsidR="0002162A">
          <w:rPr>
            <w:sz w:val="24"/>
            <w:szCs w:val="24"/>
          </w:rPr>
          <w:delText>. Second, evidence from a single institution and classification snapshot limits external and temporal validity. The reduced-feature configurations require independent, out-of-time validation before operational use, while forecasting</w:delText>
        </w:r>
      </w:del>
      <w:ins w:id="1467" w:author="Revision v4 to v5" w:date="2026-09-16T00:02:00Z">
        <w:r>
          <w:rPr>
            <w:sz w:val="24"/>
            <w:szCs w:val="24"/>
          </w:rPr>
          <w:t>, and even there several configurations are statistically indistinguishable. Second, evidence from a single institution and a single classification snapshot limits external and temporal validity, and this bounds every governance claim in Section 4.6. Because the file records no classification date, all resampling in this paper is random rather than temporal; an out-of-time evaluation, training on an earlier classification date and testing on a later one, is the necessary next step before any operational use, and the Group-5 concentration documented in Section 3.1 suggests that a legacy loss stock may make in-sample performance flattering relative to what such a test would show. Third, categorical variables are label-encoded for the non-CatBoost models, which imposes an arbitrary ordering on nominal codes such as branch identifiers; native categorical handling was verified for CatBoost only. Fourth, hyperparameters were fixed a priori rather than tuned (Section 3.6). This keeps the comparison clean, since no configuration received a search budget the others did not and no evaluation partition was consumed by model selection, but it means the study compares algorithm families at sensible defaults rather than at their respective optima. A tuning budget could plausibly reorder the four configurations that the corrected test already cannot separate; it is less likely to overturn the treatment effect, which is an order of magnitude larger and consistent in sign across all five tree-based models. Forecasting</w:t>
        </w:r>
      </w:ins>
      <w:r>
        <w:rPr>
          <w:sz w:val="24"/>
          <w:szCs w:val="24"/>
        </w:rPr>
        <w:t xml:space="preserve"> future debt-group transitions remains a separate research task requiring longitudinal data.</w:t>
      </w:r>
      <w:del w:id="1468" w:author="Revision v4 to v5" w:date="2026-09-16T00:02:00Z">
        <w:r w:rsidR="0002162A">
          <w:rPr>
            <w:sz w:val="24"/>
            <w:szCs w:val="24"/>
          </w:rPr>
          <w:delText xml:space="preserve"> </w:delText>
        </w:r>
      </w:del>
    </w:p>
    <w:p w14:paraId="78F8F7AE" w14:textId="77777777" w:rsidR="00BE0011" w:rsidRDefault="004C25F4">
      <w:pPr>
        <w:spacing w:before="260" w:after="140" w:line="360" w:lineRule="auto"/>
      </w:pPr>
      <w:r>
        <w:rPr>
          <w:b/>
          <w:bCs/>
          <w:i/>
          <w:iCs/>
          <w:sz w:val="24"/>
          <w:szCs w:val="24"/>
        </w:rPr>
        <w:t>Data Availability and Reproducibility</w:t>
      </w:r>
    </w:p>
    <w:p w14:paraId="0242C61A" w14:textId="712B742A" w:rsidR="00BE0011" w:rsidRDefault="0002162A">
      <w:pPr>
        <w:spacing w:after="200" w:line="360" w:lineRule="auto"/>
        <w:ind w:firstLine="400"/>
      </w:pPr>
      <w:del w:id="1469" w:author="Revision v4 to v5" w:date="2026-09-16T00:02:00Z">
        <w:r>
          <w:rPr>
            <w:sz w:val="24"/>
            <w:szCs w:val="24"/>
          </w:rPr>
          <w:delText>The raw dataset (</w:delText>
        </w:r>
        <w:r>
          <w:fldChar w:fldCharType="begin"/>
        </w:r>
        <w:r>
          <w:delInstrText xml:space="preserve"> HYPERLINK "https://drive.google.com/file/d/1Lz2cx6KrIpDFxox1pNSHblMZL0MFPRCd/view?usp=sharing" </w:delInstrText>
        </w:r>
        <w:r>
          <w:fldChar w:fldCharType="separate"/>
        </w:r>
        <w:r>
          <w:rPr>
            <w:rStyle w:val="Hyperlink"/>
            <w:sz w:val="24"/>
            <w:szCs w:val="24"/>
          </w:rPr>
          <w:delText>Data_credit_rating_V</w:delText>
        </w:r>
        <w:r>
          <w:rPr>
            <w:rStyle w:val="Hyperlink"/>
            <w:sz w:val="24"/>
            <w:szCs w:val="24"/>
          </w:rPr>
          <w:delText>N.xlsx</w:delText>
        </w:r>
        <w:r>
          <w:rPr>
            <w:rStyle w:val="Hyperlink"/>
            <w:sz w:val="24"/>
            <w:szCs w:val="24"/>
          </w:rPr>
          <w:fldChar w:fldCharType="end"/>
        </w:r>
        <w:r>
          <w:rPr>
            <w:sz w:val="24"/>
            <w:szCs w:val="24"/>
          </w:rPr>
          <w:delText>)</w:delText>
        </w:r>
      </w:del>
      <w:ins w:id="1470" w:author="Revision v4 to v5" w:date="2026-09-16T00:02:00Z">
        <w:r w:rsidR="004C25F4">
          <w:rPr>
            <w:sz w:val="24"/>
            <w:szCs w:val="24"/>
          </w:rPr>
          <w:t>The raw dataset (Data_credit_rating_VN.xlsx)</w:t>
        </w:r>
      </w:ins>
      <w:r w:rsidR="004C25F4">
        <w:rPr>
          <w:sz w:val="24"/>
          <w:szCs w:val="24"/>
        </w:rPr>
        <w:t xml:space="preserve"> is proprietary loan-level data obtained from a Vietnamese commercial bank under an academic research arrangement</w:t>
      </w:r>
      <w:del w:id="1471" w:author="Revision v4 to v5" w:date="2026-09-16T00:02:00Z">
        <w:r>
          <w:rPr>
            <w:sz w:val="24"/>
            <w:szCs w:val="24"/>
          </w:rPr>
          <w:delText xml:space="preserve"> and is not publicly released.</w:delText>
        </w:r>
      </w:del>
      <w:ins w:id="1472" w:author="Revision v4 to v5" w:date="2026-09-16T00:02:00Z">
        <w:r w:rsidR="004C25F4">
          <w:rPr>
            <w:sz w:val="24"/>
            <w:szCs w:val="24"/>
          </w:rPr>
          <w:t>. It is not publicly released, no copy is distributed with this paper, and no public link to it is provided. Researchers with a legitimate academic interest may approach the corresponding author, who will forward the request to the source institution; any access requires that institution's written approval and an appropriate data-sharing agreement.</w:t>
        </w:r>
      </w:ins>
      <w:r w:rsidR="004C25F4">
        <w:rPr>
          <w:sz w:val="24"/>
          <w:szCs w:val="24"/>
        </w:rPr>
        <w:t xml:space="preserve"> All preprocessing, feature-engineering, modelling and evaluation code is organised as a standalone Python package (config/, src/, pages/) built on pandas, scikit-learn, imbalanced-learn, xgboost, lightgbm, catboost and shap; a fixed random_state = 42 is used for every split, resample and model fit reported in this paper. </w:t>
      </w:r>
      <w:del w:id="1473" w:author="Revision v4 to v5" w:date="2026-09-16T00:02:00Z">
        <w:r>
          <w:rPr>
            <w:sz w:val="24"/>
            <w:szCs w:val="24"/>
          </w:rPr>
          <w:delText>All results reported here were prod</w:delText>
        </w:r>
        <w:r>
          <w:rPr>
            <w:sz w:val="24"/>
            <w:szCs w:val="24"/>
          </w:rPr>
          <w:delText>uced in a single</w:delText>
        </w:r>
      </w:del>
      <w:ins w:id="1474" w:author="Revision v4 to v5" w:date="2026-09-16T00:02:00Z">
        <w:r w:rsidR="004C25F4">
          <w:rPr>
            <w:sz w:val="24"/>
            <w:szCs w:val="24"/>
          </w:rPr>
          <w:t>Every number in Tables 3–10 and Appendix B was regenerated for this version in a single pass of one</w:t>
        </w:r>
      </w:ins>
      <w:r w:rsidR="004C25F4">
        <w:rPr>
          <w:sz w:val="24"/>
          <w:szCs w:val="24"/>
        </w:rPr>
        <w:t xml:space="preserve"> software environment (scikit-learn 1.9.0, xgboost 3.3.0, lightgbm 4.7.0, catboost 1.2.10, shap 0.52.0</w:t>
      </w:r>
      <w:del w:id="1475" w:author="Revision v4 to v5" w:date="2026-09-16T00:02:00Z">
        <w:r>
          <w:rPr>
            <w:sz w:val="24"/>
            <w:szCs w:val="24"/>
          </w:rPr>
          <w:delText>) in a single re-run pass</w:delText>
        </w:r>
      </w:del>
      <w:ins w:id="1476" w:author="Revision v4 to v5" w:date="2026-09-16T00:02:00Z">
        <w:r w:rsidR="004C25F4">
          <w:rPr>
            <w:sz w:val="24"/>
            <w:szCs w:val="24"/>
          </w:rPr>
          <w:t>), with all twelve configurations evaluated on the identical 25 cross-validation partitions</w:t>
        </w:r>
      </w:ins>
      <w:r w:rsidR="004C25F4">
        <w:rPr>
          <w:sz w:val="24"/>
          <w:szCs w:val="24"/>
        </w:rPr>
        <w:t xml:space="preserve">, so that every </w:t>
      </w:r>
      <w:del w:id="1477" w:author="Revision v4 to v5" w:date="2026-09-16T00:02:00Z">
        <w:r>
          <w:rPr>
            <w:sz w:val="24"/>
            <w:szCs w:val="24"/>
          </w:rPr>
          <w:delText>number in Tables 1–10 (main text)</w:delText>
        </w:r>
      </w:del>
      <w:ins w:id="1478" w:author="Revision v4 to v5" w:date="2026-09-16T00:02:00Z">
        <w:r w:rsidR="004C25F4">
          <w:rPr>
            <w:sz w:val="24"/>
            <w:szCs w:val="24"/>
          </w:rPr>
          <w:t>reported difference is properly paired</w:t>
        </w:r>
      </w:ins>
      <w:r w:rsidR="004C25F4">
        <w:rPr>
          <w:sz w:val="24"/>
          <w:szCs w:val="24"/>
        </w:rPr>
        <w:t xml:space="preserve"> and </w:t>
      </w:r>
      <w:del w:id="1479" w:author="Revision v4 to v5" w:date="2026-09-16T00:02:00Z">
        <w:r>
          <w:rPr>
            <w:sz w:val="24"/>
            <w:szCs w:val="24"/>
          </w:rPr>
          <w:delText xml:space="preserve">Appendix B is </w:delText>
        </w:r>
      </w:del>
      <w:r w:rsidR="004C25F4">
        <w:rPr>
          <w:sz w:val="24"/>
          <w:szCs w:val="24"/>
        </w:rPr>
        <w:t>directly comparable</w:t>
      </w:r>
      <w:del w:id="1480" w:author="Revision v4 to v5" w:date="2026-09-16T00:02:00Z">
        <w:r>
          <w:rPr>
            <w:sz w:val="24"/>
            <w:szCs w:val="24"/>
          </w:rPr>
          <w:delText>; the standalone</w:delText>
        </w:r>
      </w:del>
      <w:ins w:id="1481" w:author="Revision v4 to v5" w:date="2026-09-16T00:02:00Z">
        <w:r w:rsidR="004C25F4">
          <w:rPr>
            <w:sz w:val="24"/>
            <w:szCs w:val="24"/>
          </w:rPr>
          <w:t>. The</w:t>
        </w:r>
      </w:ins>
      <w:r w:rsidR="004C25F4">
        <w:rPr>
          <w:sz w:val="24"/>
          <w:szCs w:val="24"/>
        </w:rPr>
        <w:t xml:space="preserve"> scripts </w:t>
      </w:r>
      <w:del w:id="1482" w:author="Revision v4 to v5" w:date="2026-09-16T00:02:00Z">
        <w:r>
          <w:rPr>
            <w:sz w:val="24"/>
            <w:szCs w:val="24"/>
          </w:rPr>
          <w:delText>u</w:delText>
        </w:r>
        <w:r>
          <w:rPr>
            <w:sz w:val="24"/>
            <w:szCs w:val="24"/>
          </w:rPr>
          <w:delText>sed to</w:delText>
        </w:r>
      </w:del>
      <w:ins w:id="1483" w:author="Revision v4 to v5" w:date="2026-09-16T00:02:00Z">
        <w:r w:rsidR="004C25F4">
          <w:rPr>
            <w:sz w:val="24"/>
            <w:szCs w:val="24"/>
          </w:rPr>
          <w:t>that</w:t>
        </w:r>
      </w:ins>
      <w:r w:rsidR="004C25F4">
        <w:rPr>
          <w:sz w:val="24"/>
          <w:szCs w:val="24"/>
        </w:rPr>
        <w:t xml:space="preserve"> produce each table, together with their </w:t>
      </w:r>
      <w:del w:id="1484" w:author="Revision v4 to v5" w:date="2026-09-16T00:02:00Z">
        <w:r>
          <w:rPr>
            <w:sz w:val="24"/>
            <w:szCs w:val="24"/>
          </w:rPr>
          <w:delText xml:space="preserve">raw </w:delText>
        </w:r>
      </w:del>
      <w:r w:rsidR="004C25F4">
        <w:rPr>
          <w:sz w:val="24"/>
          <w:szCs w:val="24"/>
        </w:rPr>
        <w:t>console logs and CSV outputs, are retained alongside this paper for independent verification</w:t>
      </w:r>
      <w:del w:id="1485" w:author="Revision v4 to v5" w:date="2026-09-16T00:02:00Z">
        <w:r>
          <w:rPr>
            <w:sz w:val="24"/>
            <w:szCs w:val="24"/>
          </w:rPr>
          <w:delText xml:space="preserve"> of the reported figures. Researchers with a legitimate academic interest and an appropriate data-sharing agreeme</w:delText>
        </w:r>
        <w:r>
          <w:rPr>
            <w:sz w:val="24"/>
            <w:szCs w:val="24"/>
          </w:rPr>
          <w:delText>nt with the source institution may request access to the underlying pipeline code</w:delText>
        </w:r>
      </w:del>
      <w:r w:rsidR="004C25F4">
        <w:rPr>
          <w:sz w:val="24"/>
          <w:szCs w:val="24"/>
        </w:rPr>
        <w:t>.</w:t>
      </w:r>
    </w:p>
    <w:p w14:paraId="56B67889" w14:textId="77777777" w:rsidR="00BE0011" w:rsidRDefault="004C25F4">
      <w:pPr>
        <w:spacing w:before="260" w:after="140" w:line="360" w:lineRule="auto"/>
      </w:pPr>
      <w:r>
        <w:rPr>
          <w:b/>
          <w:bCs/>
          <w:i/>
          <w:iCs/>
          <w:sz w:val="24"/>
          <w:szCs w:val="24"/>
        </w:rPr>
        <w:t>Ethics and Confidentiality Statement</w:t>
      </w:r>
    </w:p>
    <w:p w14:paraId="313AF63E" w14:textId="77777777" w:rsidR="00BE0011" w:rsidRDefault="004C25F4">
      <w:pPr>
        <w:spacing w:after="200" w:line="360" w:lineRule="auto"/>
        <w:ind w:firstLine="400"/>
        <w:rPr>
          <w:sz w:val="24"/>
          <w:szCs w:val="24"/>
        </w:rPr>
      </w:pPr>
      <w:r>
        <w:rPr>
          <w:sz w:val="24"/>
          <w:szCs w:val="24"/>
        </w:rPr>
        <w:t>The dataset contains no direct personal identifiers, and neither borrowers nor the source bank are identified. It was used solely for academic research; the resulting models were not used for lending decisions and require independent validation and institutional approval before any operational application.</w:t>
      </w:r>
    </w:p>
    <w:p w14:paraId="3E05642B" w14:textId="77777777" w:rsidR="00BE0011" w:rsidRDefault="004C25F4">
      <w:pPr>
        <w:pStyle w:val="1SEBLH2"/>
      </w:pPr>
      <w:r>
        <w:t>References</w:t>
      </w:r>
    </w:p>
    <w:p w14:paraId="6FE08F93" w14:textId="77777777" w:rsidR="00BE0011" w:rsidRDefault="004C25F4">
      <w:pPr>
        <w:spacing w:after="140" w:line="300" w:lineRule="auto"/>
        <w:ind w:left="400" w:hanging="400"/>
      </w:pPr>
      <w:r>
        <w:rPr>
          <w:sz w:val="22"/>
          <w:szCs w:val="22"/>
        </w:rPr>
        <w:t>Altman, E. I. (1968). Financial ratios, discriminant analysis and the prediction of corporate bankruptcy. The Journal of Finance, 23(4), 589–609.</w:t>
      </w:r>
    </w:p>
    <w:p w14:paraId="14F0DEF6" w14:textId="77777777" w:rsidR="00BE0011" w:rsidRDefault="004C25F4">
      <w:pPr>
        <w:spacing w:after="140" w:line="300" w:lineRule="auto"/>
        <w:ind w:left="400" w:hanging="400"/>
      </w:pPr>
      <w:r>
        <w:rPr>
          <w:sz w:val="22"/>
          <w:szCs w:val="22"/>
        </w:rPr>
        <w:t>Baesens, B., Van Gestel, T., Viaene, S., Stepanova, M., Suykens, J., &amp; Vanthienen, J. (2003). Benchmarking state-of-the-art classification algorithms for credit scoring. Journal of the Operational Research Society, 54(6), 627–635.</w:t>
      </w:r>
    </w:p>
    <w:p w14:paraId="77A62DD9" w14:textId="77777777" w:rsidR="00BE0011" w:rsidRDefault="004C25F4">
      <w:pPr>
        <w:spacing w:after="140" w:line="300" w:lineRule="auto"/>
        <w:ind w:left="400" w:hanging="400"/>
      </w:pPr>
      <w:r>
        <w:rPr>
          <w:sz w:val="22"/>
          <w:szCs w:val="22"/>
        </w:rPr>
        <w:t>Basel Committee on Banking Supervision. (2000). Principles for the management of credit risk. Bank for International Settlements.</w:t>
      </w:r>
    </w:p>
    <w:p w14:paraId="3D39DDA9" w14:textId="77777777" w:rsidR="00BE0011" w:rsidRDefault="004C25F4">
      <w:pPr>
        <w:spacing w:after="140" w:line="300" w:lineRule="auto"/>
        <w:ind w:left="400" w:hanging="400"/>
      </w:pPr>
      <w:r>
        <w:rPr>
          <w:sz w:val="22"/>
          <w:szCs w:val="22"/>
        </w:rPr>
        <w:t>Breiman, L. (2001). Random forests. Machine Learning, 45, 5–32.</w:t>
      </w:r>
    </w:p>
    <w:p w14:paraId="6FF971BC" w14:textId="77777777" w:rsidR="00BE0011" w:rsidRDefault="004C25F4">
      <w:pPr>
        <w:spacing w:after="140" w:line="300" w:lineRule="auto"/>
        <w:ind w:left="400" w:hanging="400"/>
      </w:pPr>
      <w:r>
        <w:rPr>
          <w:sz w:val="22"/>
          <w:szCs w:val="22"/>
        </w:rPr>
        <w:t>Brown, I., &amp; Mues, C. (2012). An experimental comparison of classification algorithms for imbalanced credit scoring data sets. Expert Systems with Applications, 39(3), 3446–3453.</w:t>
      </w:r>
    </w:p>
    <w:p w14:paraId="4F8D353A" w14:textId="77777777" w:rsidR="00BE0011" w:rsidRDefault="004C25F4">
      <w:pPr>
        <w:spacing w:after="140" w:line="300" w:lineRule="auto"/>
        <w:ind w:left="400" w:hanging="400"/>
      </w:pPr>
      <w:r>
        <w:rPr>
          <w:sz w:val="22"/>
          <w:szCs w:val="22"/>
        </w:rPr>
        <w:t>Chawla, N. V., Bowyer, K. W., Hall, L. O., &amp; Kegelmeyer, W. P. (2002). SMOTE: Synthetic minority over-sampling technique. Journal of Artificial Intelligence Research, 16, 321–357.</w:t>
      </w:r>
    </w:p>
    <w:p w14:paraId="773FDCB1" w14:textId="77777777" w:rsidR="00BE0011" w:rsidRDefault="004C25F4">
      <w:pPr>
        <w:spacing w:after="140" w:line="300" w:lineRule="auto"/>
        <w:ind w:left="400" w:hanging="400"/>
      </w:pPr>
      <w:r>
        <w:rPr>
          <w:sz w:val="22"/>
          <w:szCs w:val="22"/>
        </w:rPr>
        <w:t>Chen, T., &amp; Guestrin, C. (2016). XGBoost: A scalable tree boosting system. In Proceedings of the 22nd ACM SIGKDD International Conference on Knowledge Discovery and Data Mining (pp. 785–794). https://doi.org/10.1145/2939672.2939785</w:t>
      </w:r>
    </w:p>
    <w:p w14:paraId="68025E58" w14:textId="77777777" w:rsidR="00BE0011" w:rsidRDefault="004C25F4">
      <w:pPr>
        <w:spacing w:after="140" w:line="300" w:lineRule="auto"/>
        <w:ind w:left="400" w:hanging="400"/>
      </w:pPr>
      <w:r>
        <w:rPr>
          <w:sz w:val="22"/>
          <w:szCs w:val="22"/>
        </w:rPr>
        <w:t>Dang, H. G., &amp; Nguyen, T. P. D. (2020). Building credit scoring process in Vietnamese commercial banks using machine learning. Tạp chí Khoa học Kinh tế, 8(1), 1–12.</w:t>
      </w:r>
    </w:p>
    <w:p w14:paraId="3DEA5379" w14:textId="77777777" w:rsidR="00BE0011" w:rsidRDefault="004C25F4">
      <w:pPr>
        <w:spacing w:after="140" w:line="300" w:lineRule="auto"/>
        <w:ind w:left="400" w:hanging="400"/>
      </w:pPr>
      <w:r>
        <w:rPr>
          <w:sz w:val="22"/>
          <w:szCs w:val="22"/>
        </w:rPr>
        <w:t>Friedman, J. H. (2001). Greedy function approximation: A gradient boosting machine. Annals of Statistics, 29(5), 1189–1232.</w:t>
      </w:r>
    </w:p>
    <w:p w14:paraId="61912C4F" w14:textId="77777777" w:rsidR="00BE0011" w:rsidRDefault="004C25F4">
      <w:pPr>
        <w:spacing w:after="140" w:line="300" w:lineRule="auto"/>
        <w:ind w:left="400" w:hanging="400"/>
      </w:pPr>
      <w:r>
        <w:rPr>
          <w:sz w:val="22"/>
          <w:szCs w:val="22"/>
        </w:rPr>
        <w:t>Hand, D. J., &amp; Henley, W. E. (1997). Statistical classification methods in consumer credit scoring: A review. Journal of the Royal Statistical Society: Series A, 160(3), 523–541.</w:t>
      </w:r>
    </w:p>
    <w:p w14:paraId="195DCD5C" w14:textId="77777777" w:rsidR="00BE0011" w:rsidRDefault="004C25F4">
      <w:pPr>
        <w:spacing w:after="140" w:line="300" w:lineRule="auto"/>
        <w:ind w:left="400" w:hanging="400"/>
      </w:pPr>
      <w:r>
        <w:rPr>
          <w:sz w:val="22"/>
          <w:szCs w:val="22"/>
        </w:rPr>
        <w:t>Hosmer, D. W., Lemeshow, S., &amp; Sturdivant, R. X. (2013). Applied logistic regression (3rd ed.). Wiley.</w:t>
      </w:r>
    </w:p>
    <w:p w14:paraId="3E9C0329" w14:textId="77777777" w:rsidR="00BE0011" w:rsidRDefault="004C25F4">
      <w:pPr>
        <w:spacing w:after="140" w:line="300" w:lineRule="auto"/>
        <w:ind w:left="400" w:hanging="400"/>
      </w:pPr>
      <w:r>
        <w:rPr>
          <w:sz w:val="22"/>
          <w:szCs w:val="22"/>
        </w:rPr>
        <w:t>Ke, G., Meng, Q., Finley, T., Wang, T., Chen, W., Ma, W., Ye, Q., &amp; Liu, T.-Y. (2017). LightGBM: A highly efficient gradient boosting decision tree. In Advances in Neural Information Processing Systems (Vol. 30, pp. 3149–3157).</w:t>
      </w:r>
    </w:p>
    <w:p w14:paraId="02321357" w14:textId="77777777" w:rsidR="00BE0011" w:rsidRDefault="004C25F4">
      <w:pPr>
        <w:spacing w:after="140" w:line="300" w:lineRule="auto"/>
        <w:ind w:left="400" w:hanging="400"/>
      </w:pPr>
      <w:r>
        <w:rPr>
          <w:sz w:val="22"/>
          <w:szCs w:val="22"/>
        </w:rPr>
        <w:t>Lessmann, S., Baesens, B., Seow, H.-V., &amp; Thomas, L. C. (2015). Benchmarking state-of-the-art classification algorithms for credit scoring: An update of research. European Journal of Operational Research, 247(1), 124–136.</w:t>
      </w:r>
    </w:p>
    <w:p w14:paraId="561CA31B" w14:textId="77777777" w:rsidR="00BE0011" w:rsidRDefault="004C25F4">
      <w:pPr>
        <w:spacing w:after="140" w:line="300" w:lineRule="auto"/>
        <w:ind w:left="400" w:hanging="400"/>
      </w:pPr>
      <w:r>
        <w:rPr>
          <w:sz w:val="22"/>
          <w:szCs w:val="22"/>
        </w:rPr>
        <w:t>Lundberg, S. M., &amp; Lee, S.-I. (2017). A unified approach to interpreting model predictions. In Advances in Neural Information Processing Systems (Vol. 30, pp. 4765–4774).</w:t>
      </w:r>
    </w:p>
    <w:p w14:paraId="23AA2CFD" w14:textId="77777777" w:rsidR="00BE0011" w:rsidRDefault="004C25F4">
      <w:pPr>
        <w:spacing w:after="140" w:line="300" w:lineRule="auto"/>
        <w:ind w:left="400" w:hanging="400"/>
      </w:pPr>
      <w:r>
        <w:rPr>
          <w:sz w:val="22"/>
          <w:szCs w:val="22"/>
        </w:rPr>
        <w:t>Nadeau, C., &amp; Bengio, Y. (2003). Inference for the generalization error. Machine Learning, 52(3), 239–281. https://doi.org/10.1023/A:1024068626366</w:t>
      </w:r>
    </w:p>
    <w:p w14:paraId="528C98C9" w14:textId="77777777" w:rsidR="00BE0011" w:rsidRDefault="004C25F4">
      <w:pPr>
        <w:spacing w:after="140" w:line="300" w:lineRule="auto"/>
        <w:ind w:left="400" w:hanging="400"/>
      </w:pPr>
      <w:r>
        <w:rPr>
          <w:sz w:val="22"/>
          <w:szCs w:val="22"/>
        </w:rPr>
        <w:t>Ngân hàng Nhà nước Việt Nam [State Bank of Vietnam]. (2005). Decision No. 493/2005/QĐ-NHNN on classification of debts, provisioning and use of provisions to handle credit risk in the banking activities of credit institutions, as amended by Decision No. 18/2007/QĐ-NHNN (2007).</w:t>
      </w:r>
    </w:p>
    <w:p w14:paraId="76CE3DAB" w14:textId="77777777" w:rsidR="00BE0011" w:rsidRDefault="004C25F4">
      <w:pPr>
        <w:spacing w:after="140" w:line="300" w:lineRule="auto"/>
        <w:ind w:left="400" w:hanging="400"/>
      </w:pPr>
      <w:r>
        <w:rPr>
          <w:sz w:val="22"/>
          <w:szCs w:val="22"/>
        </w:rPr>
        <w:t>Ngân hàng Nhà nước Việt Nam [State Bank of Vietnam]. (2013). Circular No. 02/2013/TT-NHNN on classification of assets, levels and methods of setting up risk provisions, and use of provisions against credit risks in the banking activities of credit institutions and foreign bank branches, as amended by Circular No. 09/2014/TT-NHNN (2014).</w:t>
      </w:r>
    </w:p>
    <w:p w14:paraId="6120C37A" w14:textId="77777777" w:rsidR="00BE0011" w:rsidRDefault="004C25F4">
      <w:pPr>
        <w:spacing w:after="140" w:line="300" w:lineRule="auto"/>
        <w:ind w:left="400" w:hanging="400"/>
      </w:pPr>
      <w:r>
        <w:rPr>
          <w:sz w:val="22"/>
          <w:szCs w:val="22"/>
        </w:rPr>
        <w:t>Ngân hàng Nhà nước Việt Nam [State Bank of Vietnam]. (2021). Circular No. 11/2021/TT-NHNN on asset classification, provisioning levels and methods, and use of provisions to handle risk in the operation of credit institutions and foreign bank branches. Effective 1 October 2021.</w:t>
      </w:r>
    </w:p>
    <w:p w14:paraId="40F810FD" w14:textId="77777777" w:rsidR="00BE0011" w:rsidRDefault="004C25F4">
      <w:pPr>
        <w:spacing w:after="140" w:line="300" w:lineRule="auto"/>
        <w:ind w:left="400" w:hanging="400"/>
      </w:pPr>
      <w:r>
        <w:rPr>
          <w:sz w:val="22"/>
          <w:szCs w:val="22"/>
        </w:rPr>
        <w:t>Ngân hàng Nhà nước Việt Nam [State Bank of Vietnam]. (2023). Circular No. 15/2023/TT-NHNN on credit information activities of the State Bank of Vietnam.</w:t>
      </w:r>
    </w:p>
    <w:p w14:paraId="07B08272" w14:textId="77777777" w:rsidR="00BE0011" w:rsidRDefault="004C25F4">
      <w:pPr>
        <w:spacing w:after="140" w:line="300" w:lineRule="auto"/>
        <w:ind w:left="400" w:hanging="400"/>
      </w:pPr>
      <w:r>
        <w:rPr>
          <w:sz w:val="22"/>
          <w:szCs w:val="22"/>
        </w:rPr>
        <w:t>Ngân hàng Nhà nước Việt Nam [State Bank of Vietnam]. (2024). Circular No. 31/2024/TT-NHNN on asset classification in the operation of commercial banks, non-bank credit institutions and foreign bank branches, as amended by Circular No. 37/2025/TT-NHNN and consolidated in Document No. 27/VBHN-NHNN (21 November 2025).</w:t>
      </w:r>
    </w:p>
    <w:p w14:paraId="1988FC4C" w14:textId="77777777" w:rsidR="00BE0011" w:rsidRDefault="004C25F4">
      <w:pPr>
        <w:spacing w:after="140" w:line="300" w:lineRule="auto"/>
        <w:ind w:left="400" w:hanging="400"/>
      </w:pPr>
      <w:r>
        <w:rPr>
          <w:sz w:val="22"/>
          <w:szCs w:val="22"/>
        </w:rPr>
        <w:t>Nguyen, N., &amp; Ngo, D. (2025). Comparative analysis of boosting algorithms for predicting personal default. Cogent Economics &amp; Finance, 13(1). https://doi.org/10.1080/23322039.2025.2465971</w:t>
      </w:r>
    </w:p>
    <w:p w14:paraId="3743C1E2" w14:textId="77777777" w:rsidR="00BE0011" w:rsidRDefault="004C25F4">
      <w:pPr>
        <w:spacing w:after="140" w:line="300" w:lineRule="auto"/>
        <w:ind w:left="400" w:hanging="400"/>
      </w:pPr>
      <w:r>
        <w:rPr>
          <w:sz w:val="22"/>
          <w:szCs w:val="22"/>
        </w:rPr>
        <w:t>Nguyen, Q. H., Trinh, H. V., Phuong, T. V., &amp; Ly, T. T. M. (2024). Early warning system for debt group migration: The case of one commercial bank in Vietnam. Foundations of Management, 16(1), 195–216. https://doi.org/10.2478/fman-2024-0012</w:t>
      </w:r>
    </w:p>
    <w:p w14:paraId="3D71BF83" w14:textId="77777777" w:rsidR="00BE0011" w:rsidRDefault="004C25F4">
      <w:pPr>
        <w:spacing w:after="140" w:line="300" w:lineRule="auto"/>
        <w:ind w:left="400" w:hanging="400"/>
      </w:pPr>
      <w:r>
        <w:rPr>
          <w:sz w:val="22"/>
          <w:szCs w:val="22"/>
        </w:rPr>
        <w:t>Ohlson, J. A. (1980). Financial ratios and the probabilistic prediction of bankruptcy. Journal of Accounting Research, 18(1), 109–131.</w:t>
      </w:r>
    </w:p>
    <w:p w14:paraId="4FCCD836" w14:textId="77777777" w:rsidR="00BE0011" w:rsidRDefault="004C25F4">
      <w:pPr>
        <w:spacing w:after="140" w:line="300" w:lineRule="auto"/>
        <w:ind w:left="400" w:hanging="400"/>
      </w:pPr>
      <w:r>
        <w:rPr>
          <w:sz w:val="22"/>
          <w:szCs w:val="22"/>
        </w:rPr>
        <w:t>Prokhorenkova, L., Gusev, G., Vorobev, A., Dorogush, A. V., &amp; Gulin, A. (2018). CatBoost: Unbiased boosting with categorical features. In Advances in Neural Information Processing Systems (Vol. 31).</w:t>
      </w:r>
    </w:p>
    <w:p w14:paraId="008F5E5F" w14:textId="77777777" w:rsidR="00BE0011" w:rsidRDefault="004C25F4">
      <w:pPr>
        <w:spacing w:after="140" w:line="300" w:lineRule="auto"/>
        <w:ind w:left="400" w:hanging="400"/>
      </w:pPr>
      <w:r>
        <w:rPr>
          <w:sz w:val="22"/>
          <w:szCs w:val="22"/>
        </w:rPr>
        <w:t>Quinlan, J. R. (1986). Induction of decision trees. Machine Learning, 1(1), 81–106.</w:t>
      </w:r>
    </w:p>
    <w:p w14:paraId="17241252" w14:textId="77777777" w:rsidR="00BE0011" w:rsidRDefault="004C25F4">
      <w:pPr>
        <w:spacing w:after="140" w:line="300" w:lineRule="auto"/>
        <w:ind w:left="400" w:hanging="400"/>
      </w:pPr>
      <w:r>
        <w:rPr>
          <w:sz w:val="22"/>
          <w:szCs w:val="22"/>
        </w:rPr>
        <w:t>Siddiqi, N. (2006). Credit risk scorecards: Developing and implementing intelligent credit scoring. John Wiley &amp; Sons.</w:t>
      </w:r>
    </w:p>
    <w:p w14:paraId="5DDF82EB" w14:textId="77777777" w:rsidR="00BE0011" w:rsidRDefault="004C25F4">
      <w:pPr>
        <w:spacing w:after="140" w:line="300" w:lineRule="auto"/>
        <w:ind w:left="400" w:hanging="400"/>
      </w:pPr>
      <w:r>
        <w:rPr>
          <w:sz w:val="22"/>
          <w:szCs w:val="22"/>
        </w:rPr>
        <w:t>Thomas, L. C. (2000). A survey of credit and behavioural scoring: Forecasting financial risk of lending to consumers. International Journal of Forecasting, 16(2), 149–172.</w:t>
      </w:r>
    </w:p>
    <w:p w14:paraId="62AE6060" w14:textId="77777777" w:rsidR="00BE0011" w:rsidRDefault="004C25F4">
      <w:pPr>
        <w:spacing w:after="140" w:line="300" w:lineRule="auto"/>
        <w:ind w:left="400" w:hanging="400"/>
      </w:pPr>
      <w:r>
        <w:rPr>
          <w:sz w:val="22"/>
          <w:szCs w:val="22"/>
        </w:rPr>
        <w:t>Tran, V. T., &amp; Nguyen Vuong, N. A. (2025). Development of a credit scoring model using machine learning for commercial banks in Vietnam. Advances and Applications in Statistics, 92(1), 107–120. https://doi.org/10.17654/0972361725006</w:t>
      </w:r>
    </w:p>
    <w:p w14:paraId="56B433B7" w14:textId="77777777" w:rsidR="00BE0011" w:rsidRDefault="004C25F4">
      <w:pPr>
        <w:pStyle w:val="1SEBLH2"/>
      </w:pPr>
      <w:r>
        <w:t>Appendix A. Data Dictionary</w:t>
      </w:r>
    </w:p>
    <w:p w14:paraId="5A30E273" w14:textId="77777777" w:rsidR="00BE0011" w:rsidRDefault="004C25F4">
      <w:pPr>
        <w:spacing w:before="160" w:after="120" w:line="276" w:lineRule="auto"/>
        <w:jc w:val="center"/>
      </w:pPr>
      <w:r>
        <w:rPr>
          <w:b/>
          <w:bCs/>
          <w:sz w:val="22"/>
          <w:szCs w:val="22"/>
        </w:rPr>
        <w:t xml:space="preserve">Table A1. </w:t>
      </w:r>
      <w:r>
        <w:rPr>
          <w:sz w:val="22"/>
          <w:szCs w:val="22"/>
        </w:rPr>
        <w:t>Raw and engineered variables,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535"/>
        <w:gridCol w:w="1689"/>
        <w:gridCol w:w="3579"/>
      </w:tblGrid>
      <w:tr w:rsidR="00BE0011" w14:paraId="53B9B55A" w14:textId="77777777">
        <w:trPr>
          <w:tblHeader/>
        </w:trPr>
        <w:tc>
          <w:tcPr>
            <w:tcW w:w="1800" w:type="dxa"/>
            <w:shd w:val="clear" w:color="auto" w:fill="D9D9D9"/>
            <w:tcMar>
              <w:top w:w="60" w:type="dxa"/>
              <w:left w:w="90" w:type="dxa"/>
              <w:bottom w:w="60" w:type="dxa"/>
              <w:right w:w="90" w:type="dxa"/>
            </w:tcMar>
            <w:vAlign w:val="center"/>
          </w:tcPr>
          <w:p w14:paraId="206C2FFE" w14:textId="77777777" w:rsidR="00BE0011" w:rsidRDefault="004C25F4">
            <w:pPr>
              <w:spacing w:line="264" w:lineRule="auto"/>
            </w:pPr>
            <w:r>
              <w:rPr>
                <w:b/>
                <w:bCs/>
              </w:rPr>
              <w:t>Variable</w:t>
            </w:r>
          </w:p>
        </w:tc>
        <w:tc>
          <w:tcPr>
            <w:tcW w:w="1400" w:type="dxa"/>
            <w:shd w:val="clear" w:color="auto" w:fill="D9D9D9"/>
            <w:tcMar>
              <w:top w:w="60" w:type="dxa"/>
              <w:left w:w="90" w:type="dxa"/>
              <w:bottom w:w="60" w:type="dxa"/>
              <w:right w:w="90" w:type="dxa"/>
            </w:tcMar>
            <w:vAlign w:val="center"/>
          </w:tcPr>
          <w:p w14:paraId="7179F16C" w14:textId="77777777" w:rsidR="00BE0011" w:rsidRDefault="004C25F4">
            <w:pPr>
              <w:spacing w:line="264" w:lineRule="auto"/>
              <w:jc w:val="center"/>
            </w:pPr>
            <w:r>
              <w:rPr>
                <w:b/>
                <w:bCs/>
              </w:rPr>
              <w:t>Type</w:t>
            </w:r>
          </w:p>
        </w:tc>
        <w:tc>
          <w:tcPr>
            <w:tcW w:w="1972" w:type="dxa"/>
            <w:shd w:val="clear" w:color="auto" w:fill="D9D9D9"/>
            <w:tcMar>
              <w:top w:w="60" w:type="dxa"/>
              <w:left w:w="90" w:type="dxa"/>
              <w:bottom w:w="60" w:type="dxa"/>
              <w:right w:w="90" w:type="dxa"/>
            </w:tcMar>
            <w:vAlign w:val="center"/>
          </w:tcPr>
          <w:p w14:paraId="6E2FA761" w14:textId="77777777" w:rsidR="00BE0011" w:rsidRDefault="004C25F4">
            <w:pPr>
              <w:spacing w:line="264" w:lineRule="auto"/>
              <w:jc w:val="center"/>
            </w:pPr>
            <w:r>
              <w:rPr>
                <w:b/>
                <w:bCs/>
              </w:rPr>
              <w:t>Role</w:t>
            </w:r>
          </w:p>
        </w:tc>
        <w:tc>
          <w:tcPr>
            <w:tcW w:w="3900" w:type="dxa"/>
            <w:shd w:val="clear" w:color="auto" w:fill="D9D9D9"/>
            <w:tcMar>
              <w:top w:w="60" w:type="dxa"/>
              <w:left w:w="90" w:type="dxa"/>
              <w:bottom w:w="60" w:type="dxa"/>
              <w:right w:w="90" w:type="dxa"/>
            </w:tcMar>
            <w:vAlign w:val="center"/>
          </w:tcPr>
          <w:p w14:paraId="35352ADA" w14:textId="77777777" w:rsidR="00BE0011" w:rsidRDefault="004C25F4">
            <w:pPr>
              <w:spacing w:line="264" w:lineRule="auto"/>
              <w:jc w:val="center"/>
            </w:pPr>
            <w:r>
              <w:rPr>
                <w:b/>
                <w:bCs/>
              </w:rPr>
              <w:t>Description</w:t>
            </w:r>
          </w:p>
        </w:tc>
      </w:tr>
      <w:tr w:rsidR="00BE0011" w14:paraId="215C266B" w14:textId="77777777">
        <w:tc>
          <w:tcPr>
            <w:tcW w:w="1800" w:type="dxa"/>
            <w:tcMar>
              <w:top w:w="60" w:type="dxa"/>
              <w:left w:w="90" w:type="dxa"/>
              <w:bottom w:w="60" w:type="dxa"/>
              <w:right w:w="90" w:type="dxa"/>
            </w:tcMar>
            <w:vAlign w:val="center"/>
          </w:tcPr>
          <w:p w14:paraId="166F1477" w14:textId="77777777" w:rsidR="00BE0011" w:rsidRDefault="004C25F4">
            <w:pPr>
              <w:spacing w:line="264" w:lineRule="auto"/>
            </w:pPr>
            <w:r>
              <w:t>MJACCTTYPCD</w:t>
            </w:r>
          </w:p>
        </w:tc>
        <w:tc>
          <w:tcPr>
            <w:tcW w:w="1400" w:type="dxa"/>
            <w:tcMar>
              <w:top w:w="60" w:type="dxa"/>
              <w:left w:w="90" w:type="dxa"/>
              <w:bottom w:w="60" w:type="dxa"/>
              <w:right w:w="90" w:type="dxa"/>
            </w:tcMar>
            <w:vAlign w:val="center"/>
          </w:tcPr>
          <w:p w14:paraId="3E70D9BF" w14:textId="77777777" w:rsidR="00BE0011" w:rsidRDefault="004C25F4">
            <w:pPr>
              <w:spacing w:line="264" w:lineRule="auto"/>
              <w:jc w:val="center"/>
            </w:pPr>
            <w:r>
              <w:t>Categorical (3)</w:t>
            </w:r>
          </w:p>
        </w:tc>
        <w:tc>
          <w:tcPr>
            <w:tcW w:w="1972" w:type="dxa"/>
            <w:tcMar>
              <w:top w:w="60" w:type="dxa"/>
              <w:left w:w="90" w:type="dxa"/>
              <w:bottom w:w="60" w:type="dxa"/>
              <w:right w:w="90" w:type="dxa"/>
            </w:tcMar>
            <w:vAlign w:val="center"/>
          </w:tcPr>
          <w:p w14:paraId="0A5E36ED"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5B6DE0F6" w14:textId="77777777" w:rsidR="00BE0011" w:rsidRDefault="004C25F4">
            <w:pPr>
              <w:spacing w:line="264" w:lineRule="auto"/>
              <w:jc w:val="center"/>
            </w:pPr>
            <w:r>
              <w:t>Major product/account type code</w:t>
            </w:r>
          </w:p>
        </w:tc>
      </w:tr>
      <w:tr w:rsidR="00BE0011" w14:paraId="04C56B15" w14:textId="77777777">
        <w:tc>
          <w:tcPr>
            <w:tcW w:w="1800" w:type="dxa"/>
            <w:tcMar>
              <w:top w:w="60" w:type="dxa"/>
              <w:left w:w="90" w:type="dxa"/>
              <w:bottom w:w="60" w:type="dxa"/>
              <w:right w:w="90" w:type="dxa"/>
            </w:tcMar>
            <w:vAlign w:val="center"/>
          </w:tcPr>
          <w:p w14:paraId="673AA3AC" w14:textId="77777777" w:rsidR="00BE0011" w:rsidRDefault="004C25F4">
            <w:pPr>
              <w:spacing w:line="264" w:lineRule="auto"/>
            </w:pPr>
            <w:r>
              <w:t>CURRMIACCTTYPCD</w:t>
            </w:r>
          </w:p>
        </w:tc>
        <w:tc>
          <w:tcPr>
            <w:tcW w:w="1400" w:type="dxa"/>
            <w:tcMar>
              <w:top w:w="60" w:type="dxa"/>
              <w:left w:w="90" w:type="dxa"/>
              <w:bottom w:w="60" w:type="dxa"/>
              <w:right w:w="90" w:type="dxa"/>
            </w:tcMar>
            <w:vAlign w:val="center"/>
          </w:tcPr>
          <w:p w14:paraId="4FA5DE4B" w14:textId="77777777" w:rsidR="00BE0011" w:rsidRDefault="004C25F4">
            <w:pPr>
              <w:spacing w:line="264" w:lineRule="auto"/>
              <w:jc w:val="center"/>
            </w:pPr>
            <w:r>
              <w:t>Categorical (31)</w:t>
            </w:r>
          </w:p>
        </w:tc>
        <w:tc>
          <w:tcPr>
            <w:tcW w:w="1972" w:type="dxa"/>
            <w:tcMar>
              <w:top w:w="60" w:type="dxa"/>
              <w:left w:w="90" w:type="dxa"/>
              <w:bottom w:w="60" w:type="dxa"/>
              <w:right w:w="90" w:type="dxa"/>
            </w:tcMar>
            <w:vAlign w:val="center"/>
          </w:tcPr>
          <w:p w14:paraId="294DB0CC"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24845BE0" w14:textId="77777777" w:rsidR="00BE0011" w:rsidRDefault="004C25F4">
            <w:pPr>
              <w:spacing w:line="264" w:lineRule="auto"/>
              <w:jc w:val="center"/>
            </w:pPr>
            <w:r>
              <w:t>Detailed product sub-type code</w:t>
            </w:r>
          </w:p>
        </w:tc>
      </w:tr>
      <w:tr w:rsidR="00BE0011" w14:paraId="359FB2D3" w14:textId="77777777">
        <w:tc>
          <w:tcPr>
            <w:tcW w:w="1800" w:type="dxa"/>
            <w:tcMar>
              <w:top w:w="60" w:type="dxa"/>
              <w:left w:w="90" w:type="dxa"/>
              <w:bottom w:w="60" w:type="dxa"/>
              <w:right w:w="90" w:type="dxa"/>
            </w:tcMar>
            <w:vAlign w:val="center"/>
          </w:tcPr>
          <w:p w14:paraId="24A9BBC7" w14:textId="77777777" w:rsidR="00BE0011" w:rsidRDefault="004C25F4">
            <w:pPr>
              <w:spacing w:line="264" w:lineRule="auto"/>
            </w:pPr>
            <w:r>
              <w:t>MIACCTTYPDESC</w:t>
            </w:r>
          </w:p>
        </w:tc>
        <w:tc>
          <w:tcPr>
            <w:tcW w:w="1400" w:type="dxa"/>
            <w:tcMar>
              <w:top w:w="60" w:type="dxa"/>
              <w:left w:w="90" w:type="dxa"/>
              <w:bottom w:w="60" w:type="dxa"/>
              <w:right w:w="90" w:type="dxa"/>
            </w:tcMar>
            <w:vAlign w:val="center"/>
          </w:tcPr>
          <w:p w14:paraId="1E958F25"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6AA14DB7"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492F4610" w14:textId="77777777" w:rsidR="00BE0011" w:rsidRDefault="004C25F4">
            <w:pPr>
              <w:spacing w:line="264" w:lineRule="auto"/>
              <w:jc w:val="center"/>
            </w:pPr>
            <w:r>
              <w:t>Text label duplicating CURRMIACCTTYPCD</w:t>
            </w:r>
          </w:p>
        </w:tc>
      </w:tr>
      <w:tr w:rsidR="00BE0011" w14:paraId="37C86528" w14:textId="77777777">
        <w:tc>
          <w:tcPr>
            <w:tcW w:w="1800" w:type="dxa"/>
            <w:tcMar>
              <w:top w:w="60" w:type="dxa"/>
              <w:left w:w="90" w:type="dxa"/>
              <w:bottom w:w="60" w:type="dxa"/>
              <w:right w:w="90" w:type="dxa"/>
            </w:tcMar>
            <w:vAlign w:val="center"/>
          </w:tcPr>
          <w:p w14:paraId="4A9C086A" w14:textId="77777777" w:rsidR="00BE0011" w:rsidRDefault="004C25F4">
            <w:pPr>
              <w:spacing w:line="264" w:lineRule="auto"/>
            </w:pPr>
            <w:r>
              <w:t>LOAIKH</w:t>
            </w:r>
          </w:p>
        </w:tc>
        <w:tc>
          <w:tcPr>
            <w:tcW w:w="1400" w:type="dxa"/>
            <w:tcMar>
              <w:top w:w="60" w:type="dxa"/>
              <w:left w:w="90" w:type="dxa"/>
              <w:bottom w:w="60" w:type="dxa"/>
              <w:right w:w="90" w:type="dxa"/>
            </w:tcMar>
            <w:vAlign w:val="center"/>
          </w:tcPr>
          <w:p w14:paraId="5EFBBA73"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7A2CB5D9" w14:textId="77777777" w:rsidR="00BE0011" w:rsidRDefault="004C25F4">
            <w:pPr>
              <w:spacing w:line="264" w:lineRule="auto"/>
              <w:jc w:val="center"/>
            </w:pPr>
            <w:r>
              <w:t>Retained (13-pool only)</w:t>
            </w:r>
          </w:p>
        </w:tc>
        <w:tc>
          <w:tcPr>
            <w:tcW w:w="3900" w:type="dxa"/>
            <w:tcMar>
              <w:top w:w="60" w:type="dxa"/>
              <w:left w:w="90" w:type="dxa"/>
              <w:bottom w:w="60" w:type="dxa"/>
              <w:right w:w="90" w:type="dxa"/>
            </w:tcMar>
            <w:vAlign w:val="center"/>
          </w:tcPr>
          <w:p w14:paraId="20495180" w14:textId="77777777" w:rsidR="00BE0011" w:rsidRDefault="004C25F4">
            <w:pPr>
              <w:spacing w:line="264" w:lineRule="auto"/>
              <w:jc w:val="center"/>
            </w:pPr>
            <w:r>
              <w:t>Customer type code; IV = 0.000</w:t>
            </w:r>
          </w:p>
        </w:tc>
      </w:tr>
      <w:tr w:rsidR="00BE0011" w14:paraId="79F606C1" w14:textId="77777777">
        <w:tc>
          <w:tcPr>
            <w:tcW w:w="1800" w:type="dxa"/>
            <w:tcMar>
              <w:top w:w="60" w:type="dxa"/>
              <w:left w:w="90" w:type="dxa"/>
              <w:bottom w:w="60" w:type="dxa"/>
              <w:right w:w="90" w:type="dxa"/>
            </w:tcMar>
            <w:vAlign w:val="center"/>
          </w:tcPr>
          <w:p w14:paraId="1DDD7837" w14:textId="77777777" w:rsidR="00BE0011" w:rsidRDefault="004C25F4">
            <w:pPr>
              <w:spacing w:line="264" w:lineRule="auto"/>
            </w:pPr>
            <w:r>
              <w:t>SEX</w:t>
            </w:r>
          </w:p>
        </w:tc>
        <w:tc>
          <w:tcPr>
            <w:tcW w:w="1400" w:type="dxa"/>
            <w:tcMar>
              <w:top w:w="60" w:type="dxa"/>
              <w:left w:w="90" w:type="dxa"/>
              <w:bottom w:w="60" w:type="dxa"/>
              <w:right w:w="90" w:type="dxa"/>
            </w:tcMar>
            <w:vAlign w:val="center"/>
          </w:tcPr>
          <w:p w14:paraId="545990CC"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0B14D281" w14:textId="77777777" w:rsidR="00BE0011" w:rsidRDefault="004C25F4">
            <w:pPr>
              <w:spacing w:line="264" w:lineRule="auto"/>
              <w:jc w:val="center"/>
            </w:pPr>
            <w:r>
              <w:t>Retained (13-pool only)</w:t>
            </w:r>
          </w:p>
        </w:tc>
        <w:tc>
          <w:tcPr>
            <w:tcW w:w="3900" w:type="dxa"/>
            <w:tcMar>
              <w:top w:w="60" w:type="dxa"/>
              <w:left w:w="90" w:type="dxa"/>
              <w:bottom w:w="60" w:type="dxa"/>
              <w:right w:w="90" w:type="dxa"/>
            </w:tcMar>
            <w:vAlign w:val="center"/>
          </w:tcPr>
          <w:p w14:paraId="38DC6406" w14:textId="77777777" w:rsidR="00BE0011" w:rsidRDefault="004C25F4">
            <w:pPr>
              <w:spacing w:line="264" w:lineRule="auto"/>
              <w:jc w:val="center"/>
            </w:pPr>
            <w:r>
              <w:t>Borrower gender code; IV = 0.008</w:t>
            </w:r>
          </w:p>
        </w:tc>
      </w:tr>
      <w:tr w:rsidR="00BE0011" w14:paraId="4024A14A" w14:textId="77777777">
        <w:tc>
          <w:tcPr>
            <w:tcW w:w="1800" w:type="dxa"/>
            <w:tcMar>
              <w:top w:w="60" w:type="dxa"/>
              <w:left w:w="90" w:type="dxa"/>
              <w:bottom w:w="60" w:type="dxa"/>
              <w:right w:w="90" w:type="dxa"/>
            </w:tcMar>
            <w:vAlign w:val="center"/>
          </w:tcPr>
          <w:p w14:paraId="6E6E0C60" w14:textId="77777777" w:rsidR="00BE0011" w:rsidRDefault="004C25F4">
            <w:pPr>
              <w:spacing w:line="264" w:lineRule="auto"/>
            </w:pPr>
            <w:r>
              <w:t>BASE_BAL</w:t>
            </w:r>
          </w:p>
        </w:tc>
        <w:tc>
          <w:tcPr>
            <w:tcW w:w="1400" w:type="dxa"/>
            <w:tcMar>
              <w:top w:w="60" w:type="dxa"/>
              <w:left w:w="90" w:type="dxa"/>
              <w:bottom w:w="60" w:type="dxa"/>
              <w:right w:w="90" w:type="dxa"/>
            </w:tcMar>
            <w:vAlign w:val="center"/>
          </w:tcPr>
          <w:p w14:paraId="0EDDBF3B"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6BFDF3C0"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087D0B3C" w14:textId="77777777" w:rsidR="00BE0011" w:rsidRDefault="004C25F4">
            <w:pPr>
              <w:spacing w:line="264" w:lineRule="auto"/>
              <w:jc w:val="center"/>
            </w:pPr>
            <w:r>
              <w:t>Original loan balance / credit limit</w:t>
            </w:r>
          </w:p>
        </w:tc>
      </w:tr>
      <w:tr w:rsidR="00BE0011" w14:paraId="36764886" w14:textId="77777777">
        <w:tc>
          <w:tcPr>
            <w:tcW w:w="1800" w:type="dxa"/>
            <w:tcMar>
              <w:top w:w="60" w:type="dxa"/>
              <w:left w:w="90" w:type="dxa"/>
              <w:bottom w:w="60" w:type="dxa"/>
              <w:right w:w="90" w:type="dxa"/>
            </w:tcMar>
            <w:vAlign w:val="center"/>
          </w:tcPr>
          <w:p w14:paraId="584C58F7" w14:textId="77777777" w:rsidR="00BE0011" w:rsidRDefault="004C25F4">
            <w:pPr>
              <w:spacing w:line="264" w:lineRule="auto"/>
            </w:pPr>
            <w:r>
              <w:t>CURR_BAL</w:t>
            </w:r>
          </w:p>
        </w:tc>
        <w:tc>
          <w:tcPr>
            <w:tcW w:w="1400" w:type="dxa"/>
            <w:tcMar>
              <w:top w:w="60" w:type="dxa"/>
              <w:left w:w="90" w:type="dxa"/>
              <w:bottom w:w="60" w:type="dxa"/>
              <w:right w:w="90" w:type="dxa"/>
            </w:tcMar>
            <w:vAlign w:val="center"/>
          </w:tcPr>
          <w:p w14:paraId="03FDE7B5"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3EAEB46A"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F4C200C" w14:textId="77777777" w:rsidR="00BE0011" w:rsidRDefault="004C25F4">
            <w:pPr>
              <w:spacing w:line="264" w:lineRule="auto"/>
              <w:jc w:val="center"/>
            </w:pPr>
            <w:r>
              <w:t>Current outstanding balance</w:t>
            </w:r>
          </w:p>
        </w:tc>
      </w:tr>
      <w:tr w:rsidR="00BE0011" w14:paraId="12748079" w14:textId="77777777">
        <w:tc>
          <w:tcPr>
            <w:tcW w:w="1800" w:type="dxa"/>
            <w:tcMar>
              <w:top w:w="60" w:type="dxa"/>
              <w:left w:w="90" w:type="dxa"/>
              <w:bottom w:w="60" w:type="dxa"/>
              <w:right w:w="90" w:type="dxa"/>
            </w:tcMar>
            <w:vAlign w:val="center"/>
          </w:tcPr>
          <w:p w14:paraId="72C90030" w14:textId="77777777" w:rsidR="00BE0011" w:rsidRDefault="004C25F4">
            <w:pPr>
              <w:spacing w:line="264" w:lineRule="auto"/>
            </w:pPr>
            <w:r>
              <w:t>DUNO_QD</w:t>
            </w:r>
          </w:p>
        </w:tc>
        <w:tc>
          <w:tcPr>
            <w:tcW w:w="1400" w:type="dxa"/>
            <w:tcMar>
              <w:top w:w="60" w:type="dxa"/>
              <w:left w:w="90" w:type="dxa"/>
              <w:bottom w:w="60" w:type="dxa"/>
              <w:right w:w="90" w:type="dxa"/>
            </w:tcMar>
            <w:vAlign w:val="center"/>
          </w:tcPr>
          <w:p w14:paraId="24192488"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739B28E1"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227C37C7" w14:textId="77777777" w:rsidR="00BE0011" w:rsidRDefault="004C25F4">
            <w:pPr>
              <w:spacing w:line="264" w:lineRule="auto"/>
              <w:jc w:val="center"/>
            </w:pPr>
            <w:r>
              <w:t>Duplicate of CURR_BAL</w:t>
            </w:r>
          </w:p>
        </w:tc>
      </w:tr>
      <w:tr w:rsidR="00BE0011" w14:paraId="6B14CBC1" w14:textId="77777777">
        <w:tc>
          <w:tcPr>
            <w:tcW w:w="1800" w:type="dxa"/>
            <w:tcMar>
              <w:top w:w="60" w:type="dxa"/>
              <w:left w:w="90" w:type="dxa"/>
              <w:bottom w:w="60" w:type="dxa"/>
              <w:right w:w="90" w:type="dxa"/>
            </w:tcMar>
            <w:vAlign w:val="center"/>
          </w:tcPr>
          <w:p w14:paraId="1A7157C2" w14:textId="77777777" w:rsidR="00BE0011" w:rsidRDefault="004C25F4">
            <w:pPr>
              <w:spacing w:line="264" w:lineRule="auto"/>
            </w:pPr>
            <w:r>
              <w:t>CURRENCYCD</w:t>
            </w:r>
          </w:p>
        </w:tc>
        <w:tc>
          <w:tcPr>
            <w:tcW w:w="1400" w:type="dxa"/>
            <w:tcMar>
              <w:top w:w="60" w:type="dxa"/>
              <w:left w:w="90" w:type="dxa"/>
              <w:bottom w:w="60" w:type="dxa"/>
              <w:right w:w="90" w:type="dxa"/>
            </w:tcMar>
            <w:vAlign w:val="center"/>
          </w:tcPr>
          <w:p w14:paraId="094070FE"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083B66A4"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69DD550D" w14:textId="77777777" w:rsidR="00BE0011" w:rsidRDefault="004C25F4">
            <w:pPr>
              <w:spacing w:line="264" w:lineRule="auto"/>
              <w:jc w:val="center"/>
            </w:pPr>
            <w:r>
              <w:t>Currency code; constant (VND only), IV = 0.00</w:t>
            </w:r>
          </w:p>
        </w:tc>
      </w:tr>
      <w:tr w:rsidR="00BE0011" w14:paraId="331E06D1" w14:textId="77777777">
        <w:tc>
          <w:tcPr>
            <w:tcW w:w="1800" w:type="dxa"/>
            <w:tcMar>
              <w:top w:w="60" w:type="dxa"/>
              <w:left w:w="90" w:type="dxa"/>
              <w:bottom w:w="60" w:type="dxa"/>
              <w:right w:w="90" w:type="dxa"/>
            </w:tcMar>
            <w:vAlign w:val="center"/>
          </w:tcPr>
          <w:p w14:paraId="17D9AADE" w14:textId="77777777" w:rsidR="00BE0011" w:rsidRDefault="004C25F4">
            <w:pPr>
              <w:spacing w:line="264" w:lineRule="auto"/>
            </w:pPr>
            <w:r>
              <w:t>OPEN_DATE</w:t>
            </w:r>
          </w:p>
        </w:tc>
        <w:tc>
          <w:tcPr>
            <w:tcW w:w="1400" w:type="dxa"/>
            <w:tcMar>
              <w:top w:w="60" w:type="dxa"/>
              <w:left w:w="90" w:type="dxa"/>
              <w:bottom w:w="60" w:type="dxa"/>
              <w:right w:w="90" w:type="dxa"/>
            </w:tcMar>
            <w:vAlign w:val="center"/>
          </w:tcPr>
          <w:p w14:paraId="147CD4F4" w14:textId="77777777" w:rsidR="00BE0011" w:rsidRDefault="004C25F4">
            <w:pPr>
              <w:spacing w:line="264" w:lineRule="auto"/>
              <w:jc w:val="center"/>
            </w:pPr>
            <w:r>
              <w:t>Date</w:t>
            </w:r>
          </w:p>
        </w:tc>
        <w:tc>
          <w:tcPr>
            <w:tcW w:w="1972" w:type="dxa"/>
            <w:tcMar>
              <w:top w:w="60" w:type="dxa"/>
              <w:left w:w="90" w:type="dxa"/>
              <w:bottom w:w="60" w:type="dxa"/>
              <w:right w:w="90" w:type="dxa"/>
            </w:tcMar>
            <w:vAlign w:val="center"/>
          </w:tcPr>
          <w:p w14:paraId="14024100" w14:textId="77777777" w:rsidR="00BE0011" w:rsidRDefault="004C25F4">
            <w:pPr>
              <w:spacing w:line="264" w:lineRule="auto"/>
              <w:jc w:val="center"/>
            </w:pPr>
            <w:r>
              <w:t>Used, then dropped</w:t>
            </w:r>
          </w:p>
        </w:tc>
        <w:tc>
          <w:tcPr>
            <w:tcW w:w="3900" w:type="dxa"/>
            <w:tcMar>
              <w:top w:w="60" w:type="dxa"/>
              <w:left w:w="90" w:type="dxa"/>
              <w:bottom w:w="60" w:type="dxa"/>
              <w:right w:w="90" w:type="dxa"/>
            </w:tcMar>
            <w:vAlign w:val="center"/>
          </w:tcPr>
          <w:p w14:paraId="358464DB" w14:textId="77777777" w:rsidR="00BE0011" w:rsidRDefault="004C25F4">
            <w:pPr>
              <w:spacing w:line="264" w:lineRule="auto"/>
              <w:jc w:val="center"/>
            </w:pPr>
            <w:r>
              <w:t>Loan origination date</w:t>
            </w:r>
          </w:p>
        </w:tc>
      </w:tr>
      <w:tr w:rsidR="00BE0011" w14:paraId="34902E2C" w14:textId="77777777">
        <w:tc>
          <w:tcPr>
            <w:tcW w:w="1800" w:type="dxa"/>
            <w:tcMar>
              <w:top w:w="60" w:type="dxa"/>
              <w:left w:w="90" w:type="dxa"/>
              <w:bottom w:w="60" w:type="dxa"/>
              <w:right w:w="90" w:type="dxa"/>
            </w:tcMar>
            <w:vAlign w:val="center"/>
          </w:tcPr>
          <w:p w14:paraId="21F850ED" w14:textId="77777777" w:rsidR="00BE0011" w:rsidRDefault="004C25F4">
            <w:pPr>
              <w:spacing w:line="264" w:lineRule="auto"/>
            </w:pPr>
            <w:r>
              <w:t>NGAYDENHAN</w:t>
            </w:r>
          </w:p>
        </w:tc>
        <w:tc>
          <w:tcPr>
            <w:tcW w:w="1400" w:type="dxa"/>
            <w:tcMar>
              <w:top w:w="60" w:type="dxa"/>
              <w:left w:w="90" w:type="dxa"/>
              <w:bottom w:w="60" w:type="dxa"/>
              <w:right w:w="90" w:type="dxa"/>
            </w:tcMar>
            <w:vAlign w:val="center"/>
          </w:tcPr>
          <w:p w14:paraId="4E455523" w14:textId="77777777" w:rsidR="00BE0011" w:rsidRDefault="004C25F4">
            <w:pPr>
              <w:spacing w:line="264" w:lineRule="auto"/>
              <w:jc w:val="center"/>
            </w:pPr>
            <w:r>
              <w:t>Date</w:t>
            </w:r>
          </w:p>
        </w:tc>
        <w:tc>
          <w:tcPr>
            <w:tcW w:w="1972" w:type="dxa"/>
            <w:tcMar>
              <w:top w:w="60" w:type="dxa"/>
              <w:left w:w="90" w:type="dxa"/>
              <w:bottom w:w="60" w:type="dxa"/>
              <w:right w:w="90" w:type="dxa"/>
            </w:tcMar>
            <w:vAlign w:val="center"/>
          </w:tcPr>
          <w:p w14:paraId="54DFECAA" w14:textId="77777777" w:rsidR="00BE0011" w:rsidRDefault="004C25F4">
            <w:pPr>
              <w:spacing w:line="264" w:lineRule="auto"/>
              <w:jc w:val="center"/>
            </w:pPr>
            <w:r>
              <w:t>Used, then dropped</w:t>
            </w:r>
          </w:p>
        </w:tc>
        <w:tc>
          <w:tcPr>
            <w:tcW w:w="3900" w:type="dxa"/>
            <w:tcMar>
              <w:top w:w="60" w:type="dxa"/>
              <w:left w:w="90" w:type="dxa"/>
              <w:bottom w:w="60" w:type="dxa"/>
              <w:right w:w="90" w:type="dxa"/>
            </w:tcMar>
            <w:vAlign w:val="center"/>
          </w:tcPr>
          <w:p w14:paraId="2D872481" w14:textId="77777777" w:rsidR="00BE0011" w:rsidRDefault="004C25F4">
            <w:pPr>
              <w:spacing w:line="264" w:lineRule="auto"/>
              <w:jc w:val="center"/>
            </w:pPr>
            <w:r>
              <w:t>Original contractual maturity date</w:t>
            </w:r>
          </w:p>
        </w:tc>
      </w:tr>
      <w:tr w:rsidR="00BE0011" w14:paraId="04CA495C" w14:textId="77777777">
        <w:tc>
          <w:tcPr>
            <w:tcW w:w="1800" w:type="dxa"/>
            <w:tcMar>
              <w:top w:w="60" w:type="dxa"/>
              <w:left w:w="90" w:type="dxa"/>
              <w:bottom w:w="60" w:type="dxa"/>
              <w:right w:w="90" w:type="dxa"/>
            </w:tcMar>
            <w:vAlign w:val="center"/>
          </w:tcPr>
          <w:p w14:paraId="1A482880" w14:textId="77777777" w:rsidR="00BE0011" w:rsidRDefault="004C25F4">
            <w:pPr>
              <w:spacing w:line="264" w:lineRule="auto"/>
            </w:pPr>
            <w:r>
              <w:t>ID_TIME</w:t>
            </w:r>
          </w:p>
        </w:tc>
        <w:tc>
          <w:tcPr>
            <w:tcW w:w="1400" w:type="dxa"/>
            <w:tcMar>
              <w:top w:w="60" w:type="dxa"/>
              <w:left w:w="90" w:type="dxa"/>
              <w:bottom w:w="60" w:type="dxa"/>
              <w:right w:w="90" w:type="dxa"/>
            </w:tcMar>
            <w:vAlign w:val="center"/>
          </w:tcPr>
          <w:p w14:paraId="5D467A29" w14:textId="77777777" w:rsidR="00BE0011" w:rsidRDefault="004C25F4">
            <w:pPr>
              <w:spacing w:line="264" w:lineRule="auto"/>
              <w:jc w:val="center"/>
            </w:pPr>
            <w:r>
              <w:t>Categorical (3)</w:t>
            </w:r>
          </w:p>
        </w:tc>
        <w:tc>
          <w:tcPr>
            <w:tcW w:w="1972" w:type="dxa"/>
            <w:tcMar>
              <w:top w:w="60" w:type="dxa"/>
              <w:left w:w="90" w:type="dxa"/>
              <w:bottom w:w="60" w:type="dxa"/>
              <w:right w:w="90" w:type="dxa"/>
            </w:tcMar>
            <w:vAlign w:val="center"/>
          </w:tcPr>
          <w:p w14:paraId="73C9518E"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0D4AAC8D" w14:textId="77777777" w:rsidR="00BE0011" w:rsidRDefault="004C25F4">
            <w:pPr>
              <w:spacing w:line="264" w:lineRule="auto"/>
              <w:jc w:val="center"/>
            </w:pPr>
            <w:r>
              <w:t>Loan tenor category (short/medium/long-term); despite its name, not a reporting-period identifier (Section 3.1); IV = 0.006</w:t>
            </w:r>
          </w:p>
        </w:tc>
      </w:tr>
      <w:tr w:rsidR="00BE0011" w14:paraId="757641A0" w14:textId="77777777">
        <w:tc>
          <w:tcPr>
            <w:tcW w:w="1800" w:type="dxa"/>
            <w:tcMar>
              <w:top w:w="60" w:type="dxa"/>
              <w:left w:w="90" w:type="dxa"/>
              <w:bottom w:w="60" w:type="dxa"/>
              <w:right w:w="90" w:type="dxa"/>
            </w:tcMar>
            <w:vAlign w:val="center"/>
          </w:tcPr>
          <w:p w14:paraId="5F6D015F" w14:textId="77777777" w:rsidR="00BE0011" w:rsidRDefault="004C25F4">
            <w:pPr>
              <w:spacing w:line="264" w:lineRule="auto"/>
            </w:pPr>
            <w:r>
              <w:t>DESC_TIME</w:t>
            </w:r>
          </w:p>
        </w:tc>
        <w:tc>
          <w:tcPr>
            <w:tcW w:w="1400" w:type="dxa"/>
            <w:tcMar>
              <w:top w:w="60" w:type="dxa"/>
              <w:left w:w="90" w:type="dxa"/>
              <w:bottom w:w="60" w:type="dxa"/>
              <w:right w:w="90" w:type="dxa"/>
            </w:tcMar>
            <w:vAlign w:val="center"/>
          </w:tcPr>
          <w:p w14:paraId="73DA8721"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217EF33A"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1E45C3D3" w14:textId="77777777" w:rsidR="00BE0011" w:rsidRDefault="004C25F4">
            <w:pPr>
              <w:spacing w:line="264" w:lineRule="auto"/>
              <w:jc w:val="center"/>
            </w:pPr>
            <w:r>
              <w:t>Text label duplicating ID_TIME</w:t>
            </w:r>
          </w:p>
        </w:tc>
      </w:tr>
      <w:tr w:rsidR="00BE0011" w14:paraId="354E0B2A" w14:textId="77777777">
        <w:tc>
          <w:tcPr>
            <w:tcW w:w="1800" w:type="dxa"/>
            <w:tcMar>
              <w:top w:w="60" w:type="dxa"/>
              <w:left w:w="90" w:type="dxa"/>
              <w:bottom w:w="60" w:type="dxa"/>
              <w:right w:w="90" w:type="dxa"/>
            </w:tcMar>
            <w:vAlign w:val="center"/>
          </w:tcPr>
          <w:p w14:paraId="54C09E5F" w14:textId="77777777" w:rsidR="00BE0011" w:rsidRDefault="004C25F4">
            <w:pPr>
              <w:spacing w:line="264" w:lineRule="auto"/>
            </w:pPr>
            <w:r>
              <w:t>MJACCTTYPDESC</w:t>
            </w:r>
          </w:p>
        </w:tc>
        <w:tc>
          <w:tcPr>
            <w:tcW w:w="1400" w:type="dxa"/>
            <w:tcMar>
              <w:top w:w="60" w:type="dxa"/>
              <w:left w:w="90" w:type="dxa"/>
              <w:bottom w:w="60" w:type="dxa"/>
              <w:right w:w="90" w:type="dxa"/>
            </w:tcMar>
            <w:vAlign w:val="center"/>
          </w:tcPr>
          <w:p w14:paraId="7C88771A"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1A4E236C"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42B1AD31" w14:textId="77777777" w:rsidR="00BE0011" w:rsidRDefault="004C25F4">
            <w:pPr>
              <w:spacing w:line="264" w:lineRule="auto"/>
              <w:jc w:val="center"/>
            </w:pPr>
            <w:r>
              <w:t>Text label duplicating MJACCTTYPCD</w:t>
            </w:r>
          </w:p>
        </w:tc>
      </w:tr>
      <w:tr w:rsidR="00BE0011" w14:paraId="60B2F30C" w14:textId="77777777">
        <w:tc>
          <w:tcPr>
            <w:tcW w:w="1800" w:type="dxa"/>
            <w:tcMar>
              <w:top w:w="60" w:type="dxa"/>
              <w:left w:w="90" w:type="dxa"/>
              <w:bottom w:w="60" w:type="dxa"/>
              <w:right w:w="90" w:type="dxa"/>
            </w:tcMar>
            <w:vAlign w:val="center"/>
          </w:tcPr>
          <w:p w14:paraId="0E0F2659" w14:textId="77777777" w:rsidR="00BE0011" w:rsidRDefault="004C25F4">
            <w:pPr>
              <w:spacing w:line="264" w:lineRule="auto"/>
            </w:pPr>
            <w:r>
              <w:t>ORGNBR</w:t>
            </w:r>
          </w:p>
        </w:tc>
        <w:tc>
          <w:tcPr>
            <w:tcW w:w="1400" w:type="dxa"/>
            <w:tcMar>
              <w:top w:w="60" w:type="dxa"/>
              <w:left w:w="90" w:type="dxa"/>
              <w:bottom w:w="60" w:type="dxa"/>
              <w:right w:w="90" w:type="dxa"/>
            </w:tcMar>
            <w:vAlign w:val="center"/>
          </w:tcPr>
          <w:p w14:paraId="763EE0DF" w14:textId="77777777" w:rsidR="00BE0011" w:rsidRDefault="004C25F4">
            <w:pPr>
              <w:spacing w:line="264" w:lineRule="auto"/>
              <w:jc w:val="center"/>
            </w:pPr>
            <w:r>
              <w:t>Categorical/code</w:t>
            </w:r>
          </w:p>
        </w:tc>
        <w:tc>
          <w:tcPr>
            <w:tcW w:w="1972" w:type="dxa"/>
            <w:tcMar>
              <w:top w:w="60" w:type="dxa"/>
              <w:left w:w="90" w:type="dxa"/>
              <w:bottom w:w="60" w:type="dxa"/>
              <w:right w:w="90" w:type="dxa"/>
            </w:tcMar>
            <w:vAlign w:val="center"/>
          </w:tcPr>
          <w:p w14:paraId="6545C238"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038DE3F" w14:textId="77777777" w:rsidR="00BE0011" w:rsidRDefault="004C25F4">
            <w:pPr>
              <w:spacing w:line="264" w:lineRule="auto"/>
              <w:jc w:val="center"/>
            </w:pPr>
            <w:r>
              <w:t>Nominal branch identifier</w:t>
            </w:r>
          </w:p>
        </w:tc>
      </w:tr>
      <w:tr w:rsidR="00BE0011" w14:paraId="689E632B" w14:textId="77777777">
        <w:tc>
          <w:tcPr>
            <w:tcW w:w="1800" w:type="dxa"/>
            <w:tcMar>
              <w:top w:w="60" w:type="dxa"/>
              <w:left w:w="90" w:type="dxa"/>
              <w:bottom w:w="60" w:type="dxa"/>
              <w:right w:w="90" w:type="dxa"/>
            </w:tcMar>
            <w:vAlign w:val="center"/>
          </w:tcPr>
          <w:p w14:paraId="4C22FD3C" w14:textId="77777777" w:rsidR="00BE0011" w:rsidRDefault="004C25F4">
            <w:pPr>
              <w:spacing w:line="264" w:lineRule="auto"/>
            </w:pPr>
            <w:r>
              <w:t>PARENTORGNBR</w:t>
            </w:r>
          </w:p>
        </w:tc>
        <w:tc>
          <w:tcPr>
            <w:tcW w:w="1400" w:type="dxa"/>
            <w:tcMar>
              <w:top w:w="60" w:type="dxa"/>
              <w:left w:w="90" w:type="dxa"/>
              <w:bottom w:w="60" w:type="dxa"/>
              <w:right w:w="90" w:type="dxa"/>
            </w:tcMar>
            <w:vAlign w:val="center"/>
          </w:tcPr>
          <w:p w14:paraId="7559B385" w14:textId="77777777" w:rsidR="00BE0011" w:rsidRDefault="004C25F4">
            <w:pPr>
              <w:spacing w:line="264" w:lineRule="auto"/>
              <w:jc w:val="center"/>
            </w:pPr>
            <w:r>
              <w:t>Categorical/code</w:t>
            </w:r>
          </w:p>
        </w:tc>
        <w:tc>
          <w:tcPr>
            <w:tcW w:w="1972" w:type="dxa"/>
            <w:tcMar>
              <w:top w:w="60" w:type="dxa"/>
              <w:left w:w="90" w:type="dxa"/>
              <w:bottom w:w="60" w:type="dxa"/>
              <w:right w:w="90" w:type="dxa"/>
            </w:tcMar>
            <w:vAlign w:val="center"/>
          </w:tcPr>
          <w:p w14:paraId="0D48F586"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2FFC110" w14:textId="77777777" w:rsidR="00BE0011" w:rsidRDefault="004C25F4">
            <w:pPr>
              <w:spacing w:line="264" w:lineRule="auto"/>
              <w:jc w:val="center"/>
            </w:pPr>
            <w:r>
              <w:t>Nominal parent-branch identifier</w:t>
            </w:r>
          </w:p>
        </w:tc>
      </w:tr>
      <w:tr w:rsidR="00BE0011" w14:paraId="7F451C78" w14:textId="77777777">
        <w:tc>
          <w:tcPr>
            <w:tcW w:w="1800" w:type="dxa"/>
            <w:tcMar>
              <w:top w:w="60" w:type="dxa"/>
              <w:left w:w="90" w:type="dxa"/>
              <w:bottom w:w="60" w:type="dxa"/>
              <w:right w:w="90" w:type="dxa"/>
            </w:tcMar>
            <w:vAlign w:val="center"/>
          </w:tcPr>
          <w:p w14:paraId="1F4F5917" w14:textId="77777777" w:rsidR="00BE0011" w:rsidRDefault="004C25F4">
            <w:pPr>
              <w:spacing w:line="264" w:lineRule="auto"/>
            </w:pPr>
            <w:r>
              <w:t>LAISUAT</w:t>
            </w:r>
          </w:p>
        </w:tc>
        <w:tc>
          <w:tcPr>
            <w:tcW w:w="1400" w:type="dxa"/>
            <w:tcMar>
              <w:top w:w="60" w:type="dxa"/>
              <w:left w:w="90" w:type="dxa"/>
              <w:bottom w:w="60" w:type="dxa"/>
              <w:right w:w="90" w:type="dxa"/>
            </w:tcMar>
            <w:vAlign w:val="center"/>
          </w:tcPr>
          <w:p w14:paraId="4219937C"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6A3BC480"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11EE5525" w14:textId="77777777" w:rsidR="00BE0011" w:rsidRDefault="004C25F4">
            <w:pPr>
              <w:spacing w:line="264" w:lineRule="auto"/>
              <w:jc w:val="center"/>
            </w:pPr>
            <w:r>
              <w:t>Interest rate</w:t>
            </w:r>
          </w:p>
        </w:tc>
      </w:tr>
      <w:tr w:rsidR="00BE0011" w14:paraId="4E250FDE" w14:textId="77777777">
        <w:tc>
          <w:tcPr>
            <w:tcW w:w="1800" w:type="dxa"/>
            <w:tcMar>
              <w:top w:w="60" w:type="dxa"/>
              <w:left w:w="90" w:type="dxa"/>
              <w:bottom w:w="60" w:type="dxa"/>
              <w:right w:w="90" w:type="dxa"/>
            </w:tcMar>
            <w:vAlign w:val="center"/>
          </w:tcPr>
          <w:p w14:paraId="196211FF" w14:textId="77777777" w:rsidR="00BE0011" w:rsidRDefault="004C25F4">
            <w:pPr>
              <w:spacing w:line="264" w:lineRule="auto"/>
            </w:pPr>
            <w:r>
              <w:t>MUCDICHVAY</w:t>
            </w:r>
          </w:p>
        </w:tc>
        <w:tc>
          <w:tcPr>
            <w:tcW w:w="1400" w:type="dxa"/>
            <w:tcMar>
              <w:top w:w="60" w:type="dxa"/>
              <w:left w:w="90" w:type="dxa"/>
              <w:bottom w:w="60" w:type="dxa"/>
              <w:right w:w="90" w:type="dxa"/>
            </w:tcMar>
            <w:vAlign w:val="center"/>
          </w:tcPr>
          <w:p w14:paraId="6259146A" w14:textId="77777777" w:rsidR="00BE0011" w:rsidRDefault="004C25F4">
            <w:pPr>
              <w:spacing w:line="264" w:lineRule="auto"/>
              <w:jc w:val="center"/>
            </w:pPr>
            <w:r>
              <w:t>Categorical (79)</w:t>
            </w:r>
          </w:p>
        </w:tc>
        <w:tc>
          <w:tcPr>
            <w:tcW w:w="1972" w:type="dxa"/>
            <w:tcMar>
              <w:top w:w="60" w:type="dxa"/>
              <w:left w:w="90" w:type="dxa"/>
              <w:bottom w:w="60" w:type="dxa"/>
              <w:right w:w="90" w:type="dxa"/>
            </w:tcMar>
            <w:vAlign w:val="center"/>
          </w:tcPr>
          <w:p w14:paraId="0E7109DE"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21943795" w14:textId="77777777" w:rsidR="00BE0011" w:rsidRDefault="004C25F4">
            <w:pPr>
              <w:spacing w:line="264" w:lineRule="auto"/>
              <w:jc w:val="center"/>
            </w:pPr>
            <w:r>
              <w:t>Loan-purpose code</w:t>
            </w:r>
          </w:p>
        </w:tc>
      </w:tr>
      <w:tr w:rsidR="00BE0011" w14:paraId="6F2448DF" w14:textId="77777777">
        <w:tc>
          <w:tcPr>
            <w:tcW w:w="1800" w:type="dxa"/>
            <w:tcMar>
              <w:top w:w="60" w:type="dxa"/>
              <w:left w:w="90" w:type="dxa"/>
              <w:bottom w:w="60" w:type="dxa"/>
              <w:right w:w="90" w:type="dxa"/>
            </w:tcMar>
            <w:vAlign w:val="center"/>
          </w:tcPr>
          <w:p w14:paraId="7EDE8F16" w14:textId="77777777" w:rsidR="00BE0011" w:rsidRDefault="004C25F4">
            <w:pPr>
              <w:spacing w:line="264" w:lineRule="auto"/>
            </w:pPr>
            <w:r>
              <w:t>NHOMNO</w:t>
            </w:r>
          </w:p>
        </w:tc>
        <w:tc>
          <w:tcPr>
            <w:tcW w:w="1400" w:type="dxa"/>
            <w:tcMar>
              <w:top w:w="60" w:type="dxa"/>
              <w:left w:w="90" w:type="dxa"/>
              <w:bottom w:w="60" w:type="dxa"/>
              <w:right w:w="90" w:type="dxa"/>
            </w:tcMar>
            <w:vAlign w:val="center"/>
          </w:tcPr>
          <w:p w14:paraId="3B243E39"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7873D4AA" w14:textId="77777777" w:rsidR="00BE0011" w:rsidRDefault="004C25F4">
            <w:pPr>
              <w:spacing w:line="264" w:lineRule="auto"/>
              <w:jc w:val="center"/>
            </w:pPr>
            <w:r>
              <w:t>Dropped (leakage)</w:t>
            </w:r>
          </w:p>
        </w:tc>
        <w:tc>
          <w:tcPr>
            <w:tcW w:w="3900" w:type="dxa"/>
            <w:tcMar>
              <w:top w:w="60" w:type="dxa"/>
              <w:left w:w="90" w:type="dxa"/>
              <w:bottom w:w="60" w:type="dxa"/>
              <w:right w:w="90" w:type="dxa"/>
            </w:tcMar>
            <w:vAlign w:val="center"/>
          </w:tcPr>
          <w:p w14:paraId="0EB2744C" w14:textId="77777777" w:rsidR="00BE0011" w:rsidRDefault="004C25F4">
            <w:pPr>
              <w:spacing w:line="264" w:lineRule="auto"/>
              <w:jc w:val="center"/>
            </w:pPr>
            <w:r>
              <w:t>Alternate/earlier debt-group field; r = 0.98 with target</w:t>
            </w:r>
          </w:p>
        </w:tc>
      </w:tr>
      <w:tr w:rsidR="00BE0011" w14:paraId="2C578790" w14:textId="77777777">
        <w:tc>
          <w:tcPr>
            <w:tcW w:w="1800" w:type="dxa"/>
            <w:tcMar>
              <w:top w:w="60" w:type="dxa"/>
              <w:left w:w="90" w:type="dxa"/>
              <w:bottom w:w="60" w:type="dxa"/>
              <w:right w:w="90" w:type="dxa"/>
            </w:tcMar>
            <w:vAlign w:val="center"/>
          </w:tcPr>
          <w:p w14:paraId="5E0C74DE" w14:textId="77777777" w:rsidR="00BE0011" w:rsidRDefault="004C25F4">
            <w:pPr>
              <w:spacing w:line="264" w:lineRule="auto"/>
            </w:pPr>
            <w:r>
              <w:t>NHOMNOMOI</w:t>
            </w:r>
          </w:p>
        </w:tc>
        <w:tc>
          <w:tcPr>
            <w:tcW w:w="1400" w:type="dxa"/>
            <w:tcMar>
              <w:top w:w="60" w:type="dxa"/>
              <w:left w:w="90" w:type="dxa"/>
              <w:bottom w:w="60" w:type="dxa"/>
              <w:right w:w="90" w:type="dxa"/>
            </w:tcMar>
            <w:vAlign w:val="center"/>
          </w:tcPr>
          <w:p w14:paraId="1EEC4B2E" w14:textId="77777777" w:rsidR="00BE0011" w:rsidRDefault="004C25F4">
            <w:pPr>
              <w:spacing w:line="264" w:lineRule="auto"/>
              <w:jc w:val="center"/>
            </w:pPr>
            <w:r>
              <w:t>Numeric (1–5)</w:t>
            </w:r>
          </w:p>
        </w:tc>
        <w:tc>
          <w:tcPr>
            <w:tcW w:w="1972" w:type="dxa"/>
            <w:tcMar>
              <w:top w:w="60" w:type="dxa"/>
              <w:left w:w="90" w:type="dxa"/>
              <w:bottom w:w="60" w:type="dxa"/>
              <w:right w:w="90" w:type="dxa"/>
            </w:tcMar>
            <w:vAlign w:val="center"/>
          </w:tcPr>
          <w:p w14:paraId="6A0CF814" w14:textId="77777777" w:rsidR="00BE0011" w:rsidRDefault="004C25F4">
            <w:pPr>
              <w:spacing w:line="264" w:lineRule="auto"/>
              <w:jc w:val="center"/>
            </w:pPr>
            <w:r>
              <w:t>Target</w:t>
            </w:r>
          </w:p>
        </w:tc>
        <w:tc>
          <w:tcPr>
            <w:tcW w:w="3900" w:type="dxa"/>
            <w:tcMar>
              <w:top w:w="60" w:type="dxa"/>
              <w:left w:w="90" w:type="dxa"/>
              <w:bottom w:w="60" w:type="dxa"/>
              <w:right w:w="90" w:type="dxa"/>
            </w:tcMar>
            <w:vAlign w:val="center"/>
          </w:tcPr>
          <w:p w14:paraId="0E960557" w14:textId="77777777" w:rsidR="00BE0011" w:rsidRDefault="004C25F4">
            <w:pPr>
              <w:spacing w:line="264" w:lineRule="auto"/>
              <w:jc w:val="center"/>
            </w:pPr>
            <w:r>
              <w:t>Debt group under the classification framework in force (Section 2.3)</w:t>
            </w:r>
          </w:p>
        </w:tc>
      </w:tr>
      <w:tr w:rsidR="00BE0011" w14:paraId="03472D97" w14:textId="77777777">
        <w:tc>
          <w:tcPr>
            <w:tcW w:w="1800" w:type="dxa"/>
            <w:tcMar>
              <w:top w:w="60" w:type="dxa"/>
              <w:left w:w="90" w:type="dxa"/>
              <w:bottom w:w="60" w:type="dxa"/>
              <w:right w:w="90" w:type="dxa"/>
            </w:tcMar>
            <w:vAlign w:val="center"/>
          </w:tcPr>
          <w:p w14:paraId="34F8788E" w14:textId="77777777" w:rsidR="00BE0011" w:rsidRDefault="004C25F4">
            <w:pPr>
              <w:spacing w:line="264" w:lineRule="auto"/>
            </w:pPr>
            <w:r>
              <w:t>NHOMNO_TCBS</w:t>
            </w:r>
          </w:p>
        </w:tc>
        <w:tc>
          <w:tcPr>
            <w:tcW w:w="1400" w:type="dxa"/>
            <w:tcMar>
              <w:top w:w="60" w:type="dxa"/>
              <w:left w:w="90" w:type="dxa"/>
              <w:bottom w:w="60" w:type="dxa"/>
              <w:right w:w="90" w:type="dxa"/>
            </w:tcMar>
            <w:vAlign w:val="center"/>
          </w:tcPr>
          <w:p w14:paraId="3B359FE0" w14:textId="77777777" w:rsidR="00BE0011" w:rsidRDefault="004C25F4">
            <w:pPr>
              <w:spacing w:line="264" w:lineRule="auto"/>
              <w:jc w:val="center"/>
            </w:pPr>
            <w:r>
              <w:t>Text/code</w:t>
            </w:r>
          </w:p>
        </w:tc>
        <w:tc>
          <w:tcPr>
            <w:tcW w:w="1972" w:type="dxa"/>
            <w:tcMar>
              <w:top w:w="60" w:type="dxa"/>
              <w:left w:w="90" w:type="dxa"/>
              <w:bottom w:w="60" w:type="dxa"/>
              <w:right w:w="90" w:type="dxa"/>
            </w:tcMar>
            <w:vAlign w:val="center"/>
          </w:tcPr>
          <w:p w14:paraId="1343285F" w14:textId="77777777" w:rsidR="00BE0011" w:rsidRDefault="004C25F4">
            <w:pPr>
              <w:spacing w:line="264" w:lineRule="auto"/>
              <w:jc w:val="center"/>
            </w:pPr>
            <w:r>
              <w:t>Dropped (leakage)</w:t>
            </w:r>
          </w:p>
        </w:tc>
        <w:tc>
          <w:tcPr>
            <w:tcW w:w="3900" w:type="dxa"/>
            <w:tcMar>
              <w:top w:w="60" w:type="dxa"/>
              <w:left w:w="90" w:type="dxa"/>
              <w:bottom w:w="60" w:type="dxa"/>
              <w:right w:w="90" w:type="dxa"/>
            </w:tcMar>
            <w:vAlign w:val="center"/>
          </w:tcPr>
          <w:p w14:paraId="12708FBE" w14:textId="77777777" w:rsidR="00BE0011" w:rsidRDefault="004C25F4">
            <w:pPr>
              <w:spacing w:line="264" w:lineRule="auto"/>
              <w:jc w:val="center"/>
            </w:pPr>
            <w:r>
              <w:t>Text-coded restatement of debt group</w:t>
            </w:r>
          </w:p>
        </w:tc>
      </w:tr>
      <w:tr w:rsidR="00BE0011" w14:paraId="73E03D59" w14:textId="77777777">
        <w:tc>
          <w:tcPr>
            <w:tcW w:w="1800" w:type="dxa"/>
            <w:tcMar>
              <w:top w:w="60" w:type="dxa"/>
              <w:left w:w="90" w:type="dxa"/>
              <w:bottom w:w="60" w:type="dxa"/>
              <w:right w:w="90" w:type="dxa"/>
            </w:tcMar>
            <w:vAlign w:val="center"/>
          </w:tcPr>
          <w:p w14:paraId="5CACAADB" w14:textId="77777777" w:rsidR="00BE0011" w:rsidRDefault="004C25F4">
            <w:pPr>
              <w:spacing w:line="264" w:lineRule="auto"/>
            </w:pPr>
            <w:r>
              <w:t>LOAN_TENURE_DAYS (eng.)</w:t>
            </w:r>
          </w:p>
        </w:tc>
        <w:tc>
          <w:tcPr>
            <w:tcW w:w="1400" w:type="dxa"/>
            <w:tcMar>
              <w:top w:w="60" w:type="dxa"/>
              <w:left w:w="90" w:type="dxa"/>
              <w:bottom w:w="60" w:type="dxa"/>
              <w:right w:w="90" w:type="dxa"/>
            </w:tcMar>
            <w:vAlign w:val="center"/>
          </w:tcPr>
          <w:p w14:paraId="67238BD2"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59B7D639"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7CA227DD" w14:textId="77777777" w:rsidR="00BE0011" w:rsidRDefault="004C25F4">
            <w:pPr>
              <w:spacing w:line="264" w:lineRule="auto"/>
              <w:jc w:val="center"/>
            </w:pPr>
            <w:r>
              <w:t>max(0, NGAYDENHAN − OPEN_DATE)</w:t>
            </w:r>
          </w:p>
        </w:tc>
      </w:tr>
      <w:tr w:rsidR="00BE0011" w14:paraId="316B0459" w14:textId="77777777">
        <w:tc>
          <w:tcPr>
            <w:tcW w:w="1800" w:type="dxa"/>
            <w:tcMar>
              <w:top w:w="60" w:type="dxa"/>
              <w:left w:w="90" w:type="dxa"/>
              <w:bottom w:w="60" w:type="dxa"/>
              <w:right w:w="90" w:type="dxa"/>
            </w:tcMar>
            <w:vAlign w:val="center"/>
          </w:tcPr>
          <w:p w14:paraId="7C9E671B" w14:textId="77777777" w:rsidR="00BE0011" w:rsidRDefault="004C25F4">
            <w:pPr>
              <w:spacing w:line="264" w:lineRule="auto"/>
            </w:pPr>
            <w:r>
              <w:t>DAYS_TO_MATURITY (eng.)</w:t>
            </w:r>
          </w:p>
        </w:tc>
        <w:tc>
          <w:tcPr>
            <w:tcW w:w="1400" w:type="dxa"/>
            <w:tcMar>
              <w:top w:w="60" w:type="dxa"/>
              <w:left w:w="90" w:type="dxa"/>
              <w:bottom w:w="60" w:type="dxa"/>
              <w:right w:w="90" w:type="dxa"/>
            </w:tcMar>
            <w:vAlign w:val="center"/>
          </w:tcPr>
          <w:p w14:paraId="63E666AD"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18FDDC08"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5DEEE8EF" w14:textId="77777777" w:rsidR="00BE0011" w:rsidRDefault="004C25F4">
            <w:pPr>
              <w:spacing w:line="264" w:lineRule="auto"/>
              <w:jc w:val="center"/>
            </w:pPr>
            <w:r>
              <w:t>NGAYDENHAN − d0; dominant predictor, subject to the leakage diagnostic in Section 3.5</w:t>
            </w:r>
          </w:p>
        </w:tc>
      </w:tr>
      <w:tr w:rsidR="00BE0011" w14:paraId="6DAB8C32" w14:textId="77777777">
        <w:tc>
          <w:tcPr>
            <w:tcW w:w="1800" w:type="dxa"/>
            <w:tcMar>
              <w:top w:w="60" w:type="dxa"/>
              <w:left w:w="90" w:type="dxa"/>
              <w:bottom w:w="60" w:type="dxa"/>
              <w:right w:w="90" w:type="dxa"/>
            </w:tcMar>
            <w:vAlign w:val="center"/>
          </w:tcPr>
          <w:p w14:paraId="719296E8" w14:textId="77777777" w:rsidR="00BE0011" w:rsidRDefault="004C25F4">
            <w:pPr>
              <w:spacing w:line="264" w:lineRule="auto"/>
            </w:pPr>
            <w:r>
              <w:t>UTIL_RATE (eng.)</w:t>
            </w:r>
          </w:p>
        </w:tc>
        <w:tc>
          <w:tcPr>
            <w:tcW w:w="1400" w:type="dxa"/>
            <w:tcMar>
              <w:top w:w="60" w:type="dxa"/>
              <w:left w:w="90" w:type="dxa"/>
              <w:bottom w:w="60" w:type="dxa"/>
              <w:right w:w="90" w:type="dxa"/>
            </w:tcMar>
            <w:vAlign w:val="center"/>
          </w:tcPr>
          <w:p w14:paraId="1FB4348D"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5F50B8D9"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36D03C71" w14:textId="77777777" w:rsidR="00BE0011" w:rsidRDefault="004C25F4">
            <w:pPr>
              <w:spacing w:line="264" w:lineRule="auto"/>
              <w:jc w:val="center"/>
            </w:pPr>
            <w:r>
              <w:t>clip(CURR_BAL/BASE_BAL, 0, 10)</w:t>
            </w:r>
          </w:p>
        </w:tc>
      </w:tr>
    </w:tbl>
    <w:p w14:paraId="692E4F80" w14:textId="77777777" w:rsidR="00BE0011" w:rsidRDefault="004C25F4">
      <w:pPr>
        <w:spacing w:before="100" w:after="200"/>
      </w:pPr>
      <w:r>
        <w:rPr>
          <w:i/>
          <w:iCs/>
          <w:sz w:val="18"/>
          <w:szCs w:val="18"/>
        </w:rPr>
        <w:t>“Retained” indicates inclusion in the 13-variable admissible pool (Section 3.5); the 11-feature main configuration additionally excludes SEX and LOAIKH.</w:t>
      </w:r>
    </w:p>
    <w:p w14:paraId="30ACCCB9" w14:textId="77777777" w:rsidR="00BE0011" w:rsidRDefault="004C25F4">
      <w:pPr>
        <w:pStyle w:val="1SEBLH2"/>
      </w:pPr>
      <w:r>
        <w:t>Appendix B. Supplementary Tables</w:t>
      </w:r>
    </w:p>
    <w:p w14:paraId="7036AC45" w14:textId="2B14614D" w:rsidR="00BE0011" w:rsidRDefault="004C25F4">
      <w:pPr>
        <w:spacing w:before="160" w:after="120" w:line="276" w:lineRule="auto"/>
        <w:jc w:val="center"/>
      </w:pPr>
      <w:r>
        <w:rPr>
          <w:sz w:val="22"/>
          <w:rPrChange w:id="1486" w:author="Revision v4 to v5" w:date="2026-09-16T00:02:00Z">
            <w:rPr>
              <w:b/>
              <w:sz w:val="22"/>
            </w:rPr>
          </w:rPrChange>
        </w:rPr>
        <w:t xml:space="preserve">Table B1. </w:t>
      </w:r>
      <w:del w:id="1487" w:author="Revision v4 to v5" w:date="2026-09-16T00:02:00Z">
        <w:r w:rsidR="0002162A">
          <w:rPr>
            <w:sz w:val="22"/>
            <w:szCs w:val="22"/>
          </w:rPr>
          <w:delText>XGBoost confusion</w:delText>
        </w:r>
      </w:del>
      <w:ins w:id="1488" w:author="Revision v4 to v5" w:date="2026-09-16T00:02:00Z">
        <w:r>
          <w:rPr>
            <w:sz w:val="22"/>
            <w:szCs w:val="22"/>
          </w:rPr>
          <w:t>Confusion</w:t>
        </w:r>
      </w:ins>
      <w:r>
        <w:rPr>
          <w:sz w:val="22"/>
          <w:szCs w:val="22"/>
        </w:rPr>
        <w:t xml:space="preserve"> matrix and per-class metrics</w:t>
      </w:r>
      <w:ins w:id="1489" w:author="Revision v4 to v5" w:date="2026-09-16T00:02:00Z">
        <w:r>
          <w:rPr>
            <w:sz w:val="22"/>
            <w:szCs w:val="22"/>
          </w:rPr>
          <w:t xml:space="preserve"> for LightGBM with class weighting</w:t>
        </w:r>
      </w:ins>
      <w:r>
        <w:rPr>
          <w:sz w:val="22"/>
          <w:szCs w:val="22"/>
        </w:rPr>
        <w:t>, 11-feature main configuration</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930"/>
        <w:gridCol w:w="780"/>
        <w:gridCol w:w="680"/>
        <w:gridCol w:w="680"/>
        <w:gridCol w:w="780"/>
        <w:gridCol w:w="930"/>
        <w:gridCol w:w="930"/>
        <w:gridCol w:w="930"/>
        <w:gridCol w:w="814"/>
        <w:tblGridChange w:id="1490">
          <w:tblGrid>
            <w:gridCol w:w="702"/>
            <w:gridCol w:w="930"/>
            <w:gridCol w:w="780"/>
            <w:gridCol w:w="680"/>
            <w:gridCol w:w="680"/>
            <w:gridCol w:w="780"/>
            <w:gridCol w:w="930"/>
            <w:gridCol w:w="930"/>
            <w:gridCol w:w="930"/>
            <w:gridCol w:w="814"/>
          </w:tblGrid>
        </w:tblGridChange>
      </w:tblGrid>
      <w:tr w:rsidR="0002162A" w14:paraId="29F9F5A0" w14:textId="77777777">
        <w:trPr>
          <w:tblHeader/>
        </w:trPr>
        <w:tc>
          <w:tcPr>
            <w:tcW w:w="907" w:type="dxa"/>
            <w:shd w:val="clear" w:color="auto" w:fill="D9D9D9"/>
            <w:tcMar>
              <w:top w:w="60" w:type="dxa"/>
              <w:left w:w="90" w:type="dxa"/>
              <w:bottom w:w="60" w:type="dxa"/>
              <w:right w:w="90" w:type="dxa"/>
            </w:tcMar>
            <w:vAlign w:val="center"/>
          </w:tcPr>
          <w:p w14:paraId="7C7BD5D0" w14:textId="77777777" w:rsidR="00BE0011" w:rsidRDefault="004C25F4">
            <w:pPr>
              <w:spacing w:line="264" w:lineRule="auto"/>
            </w:pPr>
            <w:r>
              <w:rPr>
                <w:rPrChange w:id="1491" w:author="Revision v4 to v5" w:date="2026-09-16T00:02:00Z">
                  <w:rPr>
                    <w:b/>
                  </w:rPr>
                </w:rPrChange>
              </w:rPr>
              <w:t>True \ Pred</w:t>
            </w:r>
          </w:p>
        </w:tc>
        <w:tc>
          <w:tcPr>
            <w:tcW w:w="907" w:type="dxa"/>
            <w:shd w:val="clear" w:color="auto" w:fill="D9D9D9"/>
            <w:tcMar>
              <w:top w:w="60" w:type="dxa"/>
              <w:left w:w="90" w:type="dxa"/>
              <w:bottom w:w="60" w:type="dxa"/>
              <w:right w:w="90" w:type="dxa"/>
            </w:tcMar>
            <w:vAlign w:val="center"/>
          </w:tcPr>
          <w:p w14:paraId="35C68B6B" w14:textId="77777777" w:rsidR="00BE0011" w:rsidRDefault="004C25F4">
            <w:pPr>
              <w:spacing w:line="264" w:lineRule="auto"/>
              <w:jc w:val="center"/>
            </w:pPr>
            <w:r>
              <w:rPr>
                <w:rPrChange w:id="1492" w:author="Revision v4 to v5" w:date="2026-09-16T00:02:00Z">
                  <w:rPr>
                    <w:b/>
                  </w:rPr>
                </w:rPrChange>
              </w:rPr>
              <w:t>1</w:t>
            </w:r>
          </w:p>
        </w:tc>
        <w:tc>
          <w:tcPr>
            <w:tcW w:w="907" w:type="dxa"/>
            <w:shd w:val="clear" w:color="auto" w:fill="D9D9D9"/>
            <w:tcMar>
              <w:top w:w="60" w:type="dxa"/>
              <w:left w:w="90" w:type="dxa"/>
              <w:bottom w:w="60" w:type="dxa"/>
              <w:right w:w="90" w:type="dxa"/>
            </w:tcMar>
            <w:vAlign w:val="center"/>
          </w:tcPr>
          <w:p w14:paraId="1CDF4F48" w14:textId="77777777" w:rsidR="00BE0011" w:rsidRDefault="004C25F4">
            <w:pPr>
              <w:spacing w:line="264" w:lineRule="auto"/>
              <w:jc w:val="center"/>
            </w:pPr>
            <w:r>
              <w:rPr>
                <w:rPrChange w:id="1493" w:author="Revision v4 to v5" w:date="2026-09-16T00:02:00Z">
                  <w:rPr>
                    <w:b/>
                  </w:rPr>
                </w:rPrChange>
              </w:rPr>
              <w:t>2</w:t>
            </w:r>
          </w:p>
        </w:tc>
        <w:tc>
          <w:tcPr>
            <w:tcW w:w="907" w:type="dxa"/>
            <w:shd w:val="clear" w:color="auto" w:fill="D9D9D9"/>
            <w:tcMar>
              <w:top w:w="60" w:type="dxa"/>
              <w:left w:w="90" w:type="dxa"/>
              <w:bottom w:w="60" w:type="dxa"/>
              <w:right w:w="90" w:type="dxa"/>
            </w:tcMar>
            <w:vAlign w:val="center"/>
          </w:tcPr>
          <w:p w14:paraId="3DF1349B" w14:textId="77777777" w:rsidR="00BE0011" w:rsidRDefault="004C25F4">
            <w:pPr>
              <w:spacing w:line="264" w:lineRule="auto"/>
              <w:jc w:val="center"/>
            </w:pPr>
            <w:r>
              <w:rPr>
                <w:rPrChange w:id="1494" w:author="Revision v4 to v5" w:date="2026-09-16T00:02:00Z">
                  <w:rPr>
                    <w:b/>
                  </w:rPr>
                </w:rPrChange>
              </w:rPr>
              <w:t>3</w:t>
            </w:r>
          </w:p>
        </w:tc>
        <w:tc>
          <w:tcPr>
            <w:tcW w:w="907" w:type="dxa"/>
            <w:shd w:val="clear" w:color="auto" w:fill="D9D9D9"/>
            <w:tcMar>
              <w:top w:w="60" w:type="dxa"/>
              <w:left w:w="90" w:type="dxa"/>
              <w:bottom w:w="60" w:type="dxa"/>
              <w:right w:w="90" w:type="dxa"/>
            </w:tcMar>
            <w:vAlign w:val="center"/>
          </w:tcPr>
          <w:p w14:paraId="697BE1AB" w14:textId="77777777" w:rsidR="00BE0011" w:rsidRDefault="004C25F4">
            <w:pPr>
              <w:spacing w:line="264" w:lineRule="auto"/>
              <w:jc w:val="center"/>
            </w:pPr>
            <w:r>
              <w:rPr>
                <w:rPrChange w:id="1495" w:author="Revision v4 to v5" w:date="2026-09-16T00:02:00Z">
                  <w:rPr>
                    <w:b/>
                  </w:rPr>
                </w:rPrChange>
              </w:rPr>
              <w:t>4</w:t>
            </w:r>
          </w:p>
        </w:tc>
        <w:tc>
          <w:tcPr>
            <w:tcW w:w="907" w:type="dxa"/>
            <w:shd w:val="clear" w:color="auto" w:fill="D9D9D9"/>
            <w:tcMar>
              <w:top w:w="60" w:type="dxa"/>
              <w:left w:w="90" w:type="dxa"/>
              <w:bottom w:w="60" w:type="dxa"/>
              <w:right w:w="90" w:type="dxa"/>
            </w:tcMar>
            <w:vAlign w:val="center"/>
          </w:tcPr>
          <w:p w14:paraId="508D4246" w14:textId="77777777" w:rsidR="00BE0011" w:rsidRDefault="004C25F4">
            <w:pPr>
              <w:spacing w:line="264" w:lineRule="auto"/>
              <w:jc w:val="center"/>
            </w:pPr>
            <w:r>
              <w:rPr>
                <w:rPrChange w:id="1496" w:author="Revision v4 to v5" w:date="2026-09-16T00:02:00Z">
                  <w:rPr>
                    <w:b/>
                  </w:rPr>
                </w:rPrChange>
              </w:rPr>
              <w:t>5</w:t>
            </w:r>
          </w:p>
        </w:tc>
        <w:tc>
          <w:tcPr>
            <w:tcW w:w="907" w:type="dxa"/>
            <w:shd w:val="clear" w:color="auto" w:fill="D9D9D9"/>
            <w:tcMar>
              <w:top w:w="60" w:type="dxa"/>
              <w:left w:w="90" w:type="dxa"/>
              <w:bottom w:w="60" w:type="dxa"/>
              <w:right w:w="90" w:type="dxa"/>
            </w:tcMar>
            <w:vAlign w:val="center"/>
          </w:tcPr>
          <w:p w14:paraId="56345983" w14:textId="77777777" w:rsidR="00BE0011" w:rsidRDefault="004C25F4">
            <w:pPr>
              <w:spacing w:line="264" w:lineRule="auto"/>
              <w:jc w:val="center"/>
            </w:pPr>
            <w:r>
              <w:rPr>
                <w:rPrChange w:id="1497" w:author="Revision v4 to v5" w:date="2026-09-16T00:02:00Z">
                  <w:rPr>
                    <w:b/>
                  </w:rPr>
                </w:rPrChange>
              </w:rPr>
              <w:t>Prec.</w:t>
            </w:r>
          </w:p>
        </w:tc>
        <w:tc>
          <w:tcPr>
            <w:tcW w:w="907" w:type="dxa"/>
            <w:shd w:val="clear" w:color="auto" w:fill="D9D9D9"/>
            <w:tcMar>
              <w:top w:w="60" w:type="dxa"/>
              <w:left w:w="90" w:type="dxa"/>
              <w:bottom w:w="60" w:type="dxa"/>
              <w:right w:w="90" w:type="dxa"/>
            </w:tcMar>
            <w:vAlign w:val="center"/>
          </w:tcPr>
          <w:p w14:paraId="315AC783" w14:textId="77777777" w:rsidR="00BE0011" w:rsidRDefault="004C25F4">
            <w:pPr>
              <w:spacing w:line="264" w:lineRule="auto"/>
              <w:jc w:val="center"/>
            </w:pPr>
            <w:r>
              <w:rPr>
                <w:rPrChange w:id="1498" w:author="Revision v4 to v5" w:date="2026-09-16T00:02:00Z">
                  <w:rPr>
                    <w:b/>
                  </w:rPr>
                </w:rPrChange>
              </w:rPr>
              <w:t>Recall</w:t>
            </w:r>
          </w:p>
        </w:tc>
        <w:tc>
          <w:tcPr>
            <w:tcW w:w="907" w:type="dxa"/>
            <w:shd w:val="clear" w:color="auto" w:fill="D9D9D9"/>
            <w:tcMar>
              <w:top w:w="60" w:type="dxa"/>
              <w:left w:w="90" w:type="dxa"/>
              <w:bottom w:w="60" w:type="dxa"/>
              <w:right w:w="90" w:type="dxa"/>
            </w:tcMar>
            <w:vAlign w:val="center"/>
          </w:tcPr>
          <w:p w14:paraId="02A4CD07" w14:textId="77777777" w:rsidR="00BE0011" w:rsidRDefault="004C25F4">
            <w:pPr>
              <w:spacing w:line="264" w:lineRule="auto"/>
              <w:jc w:val="center"/>
            </w:pPr>
            <w:r>
              <w:rPr>
                <w:rPrChange w:id="1499" w:author="Revision v4 to v5" w:date="2026-09-16T00:02:00Z">
                  <w:rPr>
                    <w:b/>
                  </w:rPr>
                </w:rPrChange>
              </w:rPr>
              <w:t>F1</w:t>
            </w:r>
          </w:p>
        </w:tc>
        <w:tc>
          <w:tcPr>
            <w:tcW w:w="907" w:type="dxa"/>
            <w:shd w:val="clear" w:color="auto" w:fill="D9D9D9"/>
            <w:tcMar>
              <w:top w:w="60" w:type="dxa"/>
              <w:left w:w="90" w:type="dxa"/>
              <w:bottom w:w="60" w:type="dxa"/>
              <w:right w:w="90" w:type="dxa"/>
            </w:tcMar>
            <w:vAlign w:val="center"/>
          </w:tcPr>
          <w:p w14:paraId="075A3042" w14:textId="77777777" w:rsidR="00BE0011" w:rsidRDefault="004C25F4">
            <w:pPr>
              <w:spacing w:line="264" w:lineRule="auto"/>
              <w:jc w:val="center"/>
            </w:pPr>
            <w:r>
              <w:rPr>
                <w:rPrChange w:id="1500" w:author="Revision v4 to v5" w:date="2026-09-16T00:02:00Z">
                  <w:rPr>
                    <w:b/>
                  </w:rPr>
                </w:rPrChange>
              </w:rPr>
              <w:t>Support</w:t>
            </w:r>
          </w:p>
        </w:tc>
      </w:tr>
      <w:tr w:rsidR="0002162A" w14:paraId="06134DA0" w14:textId="77777777">
        <w:tc>
          <w:tcPr>
            <w:tcW w:w="907" w:type="dxa"/>
            <w:tcMar>
              <w:top w:w="60" w:type="dxa"/>
              <w:left w:w="90" w:type="dxa"/>
              <w:bottom w:w="60" w:type="dxa"/>
              <w:right w:w="90" w:type="dxa"/>
            </w:tcMar>
            <w:vAlign w:val="center"/>
          </w:tcPr>
          <w:p w14:paraId="7550B495" w14:textId="77777777" w:rsidR="00BE0011" w:rsidRDefault="004C25F4">
            <w:pPr>
              <w:spacing w:line="264" w:lineRule="auto"/>
            </w:pPr>
            <w:r>
              <w:t>1</w:t>
            </w:r>
          </w:p>
        </w:tc>
        <w:tc>
          <w:tcPr>
            <w:tcW w:w="907" w:type="dxa"/>
            <w:tcMar>
              <w:top w:w="60" w:type="dxa"/>
              <w:left w:w="90" w:type="dxa"/>
              <w:bottom w:w="60" w:type="dxa"/>
              <w:right w:w="90" w:type="dxa"/>
            </w:tcMar>
            <w:vAlign w:val="center"/>
          </w:tcPr>
          <w:p w14:paraId="342CB54C" w14:textId="47E58C22" w:rsidR="00BE0011" w:rsidRDefault="004C25F4">
            <w:pPr>
              <w:spacing w:line="264" w:lineRule="auto"/>
              <w:jc w:val="center"/>
            </w:pPr>
            <w:r>
              <w:t>3,</w:t>
            </w:r>
            <w:del w:id="1501" w:author="Revision v4 to v5" w:date="2026-09-16T00:02:00Z">
              <w:r w:rsidR="0002162A">
                <w:delText>516</w:delText>
              </w:r>
            </w:del>
            <w:ins w:id="1502" w:author="Revision v4 to v5" w:date="2026-09-16T00:02:00Z">
              <w:r>
                <w:t>755</w:t>
              </w:r>
            </w:ins>
          </w:p>
        </w:tc>
        <w:tc>
          <w:tcPr>
            <w:tcW w:w="907" w:type="dxa"/>
            <w:tcMar>
              <w:top w:w="60" w:type="dxa"/>
              <w:left w:w="90" w:type="dxa"/>
              <w:bottom w:w="60" w:type="dxa"/>
              <w:right w:w="90" w:type="dxa"/>
            </w:tcMar>
            <w:vAlign w:val="center"/>
          </w:tcPr>
          <w:p w14:paraId="3233FBE7" w14:textId="4C3DC0EE" w:rsidR="00BE0011" w:rsidRDefault="0002162A">
            <w:pPr>
              <w:spacing w:line="264" w:lineRule="auto"/>
              <w:jc w:val="center"/>
            </w:pPr>
            <w:del w:id="1503" w:author="Revision v4 to v5" w:date="2026-09-16T00:02:00Z">
              <w:r>
                <w:delText>418</w:delText>
              </w:r>
            </w:del>
            <w:ins w:id="1504" w:author="Revision v4 to v5" w:date="2026-09-16T00:02:00Z">
              <w:r w:rsidR="004C25F4">
                <w:t>323</w:t>
              </w:r>
            </w:ins>
          </w:p>
        </w:tc>
        <w:tc>
          <w:tcPr>
            <w:tcW w:w="907" w:type="dxa"/>
            <w:tcMar>
              <w:top w:w="60" w:type="dxa"/>
              <w:left w:w="90" w:type="dxa"/>
              <w:bottom w:w="60" w:type="dxa"/>
              <w:right w:w="90" w:type="dxa"/>
            </w:tcMar>
            <w:vAlign w:val="center"/>
          </w:tcPr>
          <w:p w14:paraId="0F5397D9" w14:textId="781F365C" w:rsidR="00BE0011" w:rsidRDefault="0002162A">
            <w:pPr>
              <w:spacing w:line="264" w:lineRule="auto"/>
              <w:jc w:val="center"/>
            </w:pPr>
            <w:del w:id="1505" w:author="Revision v4 to v5" w:date="2026-09-16T00:02:00Z">
              <w:r>
                <w:delText>131</w:delText>
              </w:r>
            </w:del>
            <w:ins w:id="1506" w:author="Revision v4 to v5" w:date="2026-09-16T00:02:00Z">
              <w:r w:rsidR="004C25F4">
                <w:t>54</w:t>
              </w:r>
            </w:ins>
          </w:p>
        </w:tc>
        <w:tc>
          <w:tcPr>
            <w:tcW w:w="907" w:type="dxa"/>
            <w:tcMar>
              <w:top w:w="60" w:type="dxa"/>
              <w:left w:w="90" w:type="dxa"/>
              <w:bottom w:w="60" w:type="dxa"/>
              <w:right w:w="90" w:type="dxa"/>
            </w:tcMar>
            <w:vAlign w:val="center"/>
          </w:tcPr>
          <w:p w14:paraId="14F52BE3" w14:textId="607567B3" w:rsidR="00BE0011" w:rsidRDefault="0002162A">
            <w:pPr>
              <w:spacing w:line="264" w:lineRule="auto"/>
              <w:jc w:val="center"/>
            </w:pPr>
            <w:del w:id="1507" w:author="Revision v4 to v5" w:date="2026-09-16T00:02:00Z">
              <w:r>
                <w:delText>110</w:delText>
              </w:r>
            </w:del>
            <w:ins w:id="1508" w:author="Revision v4 to v5" w:date="2026-09-16T00:02:00Z">
              <w:r w:rsidR="004C25F4">
                <w:t>47</w:t>
              </w:r>
            </w:ins>
          </w:p>
        </w:tc>
        <w:tc>
          <w:tcPr>
            <w:tcW w:w="907" w:type="dxa"/>
            <w:tcMar>
              <w:top w:w="60" w:type="dxa"/>
              <w:left w:w="90" w:type="dxa"/>
              <w:bottom w:w="60" w:type="dxa"/>
              <w:right w:w="90" w:type="dxa"/>
            </w:tcMar>
            <w:vAlign w:val="center"/>
          </w:tcPr>
          <w:p w14:paraId="1CA164F4" w14:textId="131816AC" w:rsidR="00BE0011" w:rsidRDefault="0002162A">
            <w:pPr>
              <w:spacing w:line="264" w:lineRule="auto"/>
              <w:jc w:val="center"/>
            </w:pPr>
            <w:del w:id="1509" w:author="Revision v4 to v5" w:date="2026-09-16T00:02:00Z">
              <w:r>
                <w:delText>19</w:delText>
              </w:r>
            </w:del>
            <w:ins w:id="1510" w:author="Revision v4 to v5" w:date="2026-09-16T00:02:00Z">
              <w:r w:rsidR="004C25F4">
                <w:t>15</w:t>
              </w:r>
            </w:ins>
          </w:p>
        </w:tc>
        <w:tc>
          <w:tcPr>
            <w:tcW w:w="907" w:type="dxa"/>
            <w:tcMar>
              <w:top w:w="60" w:type="dxa"/>
              <w:left w:w="90" w:type="dxa"/>
              <w:bottom w:w="60" w:type="dxa"/>
              <w:right w:w="90" w:type="dxa"/>
            </w:tcMar>
            <w:vAlign w:val="center"/>
          </w:tcPr>
          <w:p w14:paraId="76AAB509" w14:textId="1E2A7364" w:rsidR="00BE0011" w:rsidRDefault="004C25F4">
            <w:pPr>
              <w:spacing w:line="264" w:lineRule="auto"/>
              <w:jc w:val="center"/>
            </w:pPr>
            <w:r>
              <w:t>0.</w:t>
            </w:r>
            <w:del w:id="1511" w:author="Revision v4 to v5" w:date="2026-09-16T00:02:00Z">
              <w:r w:rsidR="0002162A">
                <w:delText>955</w:delText>
              </w:r>
            </w:del>
            <w:ins w:id="1512" w:author="Revision v4 to v5" w:date="2026-09-16T00:02:00Z">
              <w:r>
                <w:t>958</w:t>
              </w:r>
            </w:ins>
          </w:p>
        </w:tc>
        <w:tc>
          <w:tcPr>
            <w:tcW w:w="907" w:type="dxa"/>
            <w:tcMar>
              <w:top w:w="60" w:type="dxa"/>
              <w:left w:w="90" w:type="dxa"/>
              <w:bottom w:w="60" w:type="dxa"/>
              <w:right w:w="90" w:type="dxa"/>
            </w:tcMar>
            <w:vAlign w:val="center"/>
          </w:tcPr>
          <w:p w14:paraId="0DF016A7" w14:textId="5D9991ED" w:rsidR="00BE0011" w:rsidRDefault="004C25F4">
            <w:pPr>
              <w:spacing w:line="264" w:lineRule="auto"/>
              <w:jc w:val="center"/>
            </w:pPr>
            <w:r>
              <w:t>0.</w:t>
            </w:r>
            <w:del w:id="1513" w:author="Revision v4 to v5" w:date="2026-09-16T00:02:00Z">
              <w:r w:rsidR="0002162A">
                <w:delText>838</w:delText>
              </w:r>
            </w:del>
            <w:ins w:id="1514" w:author="Revision v4 to v5" w:date="2026-09-16T00:02:00Z">
              <w:r>
                <w:t>895</w:t>
              </w:r>
            </w:ins>
          </w:p>
        </w:tc>
        <w:tc>
          <w:tcPr>
            <w:tcW w:w="907" w:type="dxa"/>
            <w:tcMar>
              <w:top w:w="60" w:type="dxa"/>
              <w:left w:w="90" w:type="dxa"/>
              <w:bottom w:w="60" w:type="dxa"/>
              <w:right w:w="90" w:type="dxa"/>
            </w:tcMar>
            <w:vAlign w:val="center"/>
          </w:tcPr>
          <w:p w14:paraId="4EA1CC39" w14:textId="67801FB1" w:rsidR="00BE0011" w:rsidRDefault="004C25F4">
            <w:pPr>
              <w:spacing w:line="264" w:lineRule="auto"/>
              <w:jc w:val="center"/>
            </w:pPr>
            <w:r>
              <w:t>0.</w:t>
            </w:r>
            <w:del w:id="1515" w:author="Revision v4 to v5" w:date="2026-09-16T00:02:00Z">
              <w:r w:rsidR="0002162A">
                <w:delText>893</w:delText>
              </w:r>
            </w:del>
            <w:ins w:id="1516" w:author="Revision v4 to v5" w:date="2026-09-16T00:02:00Z">
              <w:r>
                <w:t>926</w:t>
              </w:r>
            </w:ins>
          </w:p>
        </w:tc>
        <w:tc>
          <w:tcPr>
            <w:tcW w:w="907" w:type="dxa"/>
            <w:tcMar>
              <w:top w:w="60" w:type="dxa"/>
              <w:left w:w="90" w:type="dxa"/>
              <w:bottom w:w="60" w:type="dxa"/>
              <w:right w:w="90" w:type="dxa"/>
            </w:tcMar>
            <w:vAlign w:val="center"/>
          </w:tcPr>
          <w:p w14:paraId="30249275" w14:textId="77777777" w:rsidR="00BE0011" w:rsidRDefault="004C25F4">
            <w:pPr>
              <w:spacing w:line="264" w:lineRule="auto"/>
              <w:jc w:val="center"/>
            </w:pPr>
            <w:r>
              <w:t>4,194</w:t>
            </w:r>
          </w:p>
        </w:tc>
      </w:tr>
      <w:tr w:rsidR="0002162A" w14:paraId="4F3B779D" w14:textId="77777777">
        <w:tc>
          <w:tcPr>
            <w:tcW w:w="907" w:type="dxa"/>
            <w:tcMar>
              <w:top w:w="60" w:type="dxa"/>
              <w:left w:w="90" w:type="dxa"/>
              <w:bottom w:w="60" w:type="dxa"/>
              <w:right w:w="90" w:type="dxa"/>
            </w:tcMar>
            <w:vAlign w:val="center"/>
          </w:tcPr>
          <w:p w14:paraId="16830FFB" w14:textId="77777777" w:rsidR="00BE0011" w:rsidRDefault="004C25F4">
            <w:pPr>
              <w:spacing w:line="264" w:lineRule="auto"/>
            </w:pPr>
            <w:r>
              <w:t>2</w:t>
            </w:r>
          </w:p>
        </w:tc>
        <w:tc>
          <w:tcPr>
            <w:tcW w:w="907" w:type="dxa"/>
            <w:tcMar>
              <w:top w:w="60" w:type="dxa"/>
              <w:left w:w="90" w:type="dxa"/>
              <w:bottom w:w="60" w:type="dxa"/>
              <w:right w:w="90" w:type="dxa"/>
            </w:tcMar>
            <w:vAlign w:val="center"/>
          </w:tcPr>
          <w:p w14:paraId="3D08CFA6" w14:textId="394CA709" w:rsidR="00BE0011" w:rsidRDefault="0002162A">
            <w:pPr>
              <w:spacing w:line="264" w:lineRule="auto"/>
              <w:jc w:val="center"/>
            </w:pPr>
            <w:del w:id="1517" w:author="Revision v4 to v5" w:date="2026-09-16T00:02:00Z">
              <w:r>
                <w:delText>89</w:delText>
              </w:r>
            </w:del>
            <w:ins w:id="1518" w:author="Revision v4 to v5" w:date="2026-09-16T00:02:00Z">
              <w:r w:rsidR="004C25F4">
                <w:t>99</w:t>
              </w:r>
            </w:ins>
          </w:p>
        </w:tc>
        <w:tc>
          <w:tcPr>
            <w:tcW w:w="907" w:type="dxa"/>
            <w:tcMar>
              <w:top w:w="60" w:type="dxa"/>
              <w:left w:w="90" w:type="dxa"/>
              <w:bottom w:w="60" w:type="dxa"/>
              <w:right w:w="90" w:type="dxa"/>
            </w:tcMar>
            <w:vAlign w:val="center"/>
          </w:tcPr>
          <w:p w14:paraId="1612E761" w14:textId="4CB0E706" w:rsidR="00BE0011" w:rsidRDefault="0002162A">
            <w:pPr>
              <w:spacing w:line="264" w:lineRule="auto"/>
              <w:jc w:val="center"/>
            </w:pPr>
            <w:del w:id="1519" w:author="Revision v4 to v5" w:date="2026-09-16T00:02:00Z">
              <w:r>
                <w:delText>130</w:delText>
              </w:r>
            </w:del>
            <w:ins w:id="1520" w:author="Revision v4 to v5" w:date="2026-09-16T00:02:00Z">
              <w:r w:rsidR="004C25F4">
                <w:t>121</w:t>
              </w:r>
            </w:ins>
          </w:p>
        </w:tc>
        <w:tc>
          <w:tcPr>
            <w:tcW w:w="907" w:type="dxa"/>
            <w:tcMar>
              <w:top w:w="60" w:type="dxa"/>
              <w:left w:w="90" w:type="dxa"/>
              <w:bottom w:w="60" w:type="dxa"/>
              <w:right w:w="90" w:type="dxa"/>
            </w:tcMar>
            <w:vAlign w:val="center"/>
          </w:tcPr>
          <w:p w14:paraId="6E432012" w14:textId="399BBA74" w:rsidR="00BE0011" w:rsidRDefault="0002162A">
            <w:pPr>
              <w:spacing w:line="264" w:lineRule="auto"/>
              <w:jc w:val="center"/>
            </w:pPr>
            <w:del w:id="1521" w:author="Revision v4 to v5" w:date="2026-09-16T00:02:00Z">
              <w:r>
                <w:delText>20</w:delText>
              </w:r>
            </w:del>
            <w:ins w:id="1522" w:author="Revision v4 to v5" w:date="2026-09-16T00:02:00Z">
              <w:r w:rsidR="004C25F4">
                <w:t>21</w:t>
              </w:r>
            </w:ins>
          </w:p>
        </w:tc>
        <w:tc>
          <w:tcPr>
            <w:tcW w:w="907" w:type="dxa"/>
            <w:tcMar>
              <w:top w:w="60" w:type="dxa"/>
              <w:left w:w="90" w:type="dxa"/>
              <w:bottom w:w="60" w:type="dxa"/>
              <w:right w:w="90" w:type="dxa"/>
            </w:tcMar>
            <w:vAlign w:val="center"/>
          </w:tcPr>
          <w:p w14:paraId="20323659" w14:textId="264CD5D9" w:rsidR="00BE0011" w:rsidRDefault="0002162A">
            <w:pPr>
              <w:spacing w:line="264" w:lineRule="auto"/>
              <w:jc w:val="center"/>
            </w:pPr>
            <w:del w:id="1523" w:author="Revision v4 to v5" w:date="2026-09-16T00:02:00Z">
              <w:r>
                <w:delText>16</w:delText>
              </w:r>
            </w:del>
            <w:ins w:id="1524" w:author="Revision v4 to v5" w:date="2026-09-16T00:02:00Z">
              <w:r w:rsidR="004C25F4">
                <w:t>15</w:t>
              </w:r>
            </w:ins>
          </w:p>
        </w:tc>
        <w:tc>
          <w:tcPr>
            <w:tcW w:w="907" w:type="dxa"/>
            <w:tcMar>
              <w:top w:w="60" w:type="dxa"/>
              <w:left w:w="90" w:type="dxa"/>
              <w:bottom w:w="60" w:type="dxa"/>
              <w:right w:w="90" w:type="dxa"/>
            </w:tcMar>
            <w:vAlign w:val="center"/>
          </w:tcPr>
          <w:p w14:paraId="415BA5B6" w14:textId="6CB4BA46" w:rsidR="00BE0011" w:rsidRDefault="0002162A">
            <w:pPr>
              <w:spacing w:line="264" w:lineRule="auto"/>
              <w:jc w:val="center"/>
            </w:pPr>
            <w:del w:id="1525" w:author="Revision v4 to v5" w:date="2026-09-16T00:02:00Z">
              <w:r>
                <w:delText>2</w:delText>
              </w:r>
            </w:del>
            <w:ins w:id="1526" w:author="Revision v4 to v5" w:date="2026-09-16T00:02:00Z">
              <w:r w:rsidR="004C25F4">
                <w:t>1</w:t>
              </w:r>
            </w:ins>
          </w:p>
        </w:tc>
        <w:tc>
          <w:tcPr>
            <w:tcW w:w="907" w:type="dxa"/>
            <w:tcMar>
              <w:top w:w="60" w:type="dxa"/>
              <w:left w:w="90" w:type="dxa"/>
              <w:bottom w:w="60" w:type="dxa"/>
              <w:right w:w="90" w:type="dxa"/>
            </w:tcMar>
            <w:vAlign w:val="center"/>
          </w:tcPr>
          <w:p w14:paraId="73F1057D" w14:textId="6C5B0477" w:rsidR="00BE0011" w:rsidRDefault="004C25F4">
            <w:pPr>
              <w:spacing w:line="264" w:lineRule="auto"/>
              <w:jc w:val="center"/>
            </w:pPr>
            <w:r>
              <w:t>0.</w:t>
            </w:r>
            <w:del w:id="1527" w:author="Revision v4 to v5" w:date="2026-09-16T00:02:00Z">
              <w:r w:rsidR="0002162A">
                <w:delText>215</w:delText>
              </w:r>
            </w:del>
            <w:ins w:id="1528" w:author="Revision v4 to v5" w:date="2026-09-16T00:02:00Z">
              <w:r>
                <w:t>245</w:t>
              </w:r>
            </w:ins>
          </w:p>
        </w:tc>
        <w:tc>
          <w:tcPr>
            <w:tcW w:w="907" w:type="dxa"/>
            <w:tcMar>
              <w:top w:w="60" w:type="dxa"/>
              <w:left w:w="90" w:type="dxa"/>
              <w:bottom w:w="60" w:type="dxa"/>
              <w:right w:w="90" w:type="dxa"/>
            </w:tcMar>
            <w:vAlign w:val="center"/>
          </w:tcPr>
          <w:p w14:paraId="006C8C78" w14:textId="7AC73EF1" w:rsidR="00BE0011" w:rsidRDefault="004C25F4">
            <w:pPr>
              <w:spacing w:line="264" w:lineRule="auto"/>
              <w:jc w:val="center"/>
            </w:pPr>
            <w:r>
              <w:t>0.</w:t>
            </w:r>
            <w:del w:id="1529" w:author="Revision v4 to v5" w:date="2026-09-16T00:02:00Z">
              <w:r w:rsidR="0002162A">
                <w:delText>506</w:delText>
              </w:r>
            </w:del>
            <w:ins w:id="1530" w:author="Revision v4 to v5" w:date="2026-09-16T00:02:00Z">
              <w:r>
                <w:t>471</w:t>
              </w:r>
            </w:ins>
          </w:p>
        </w:tc>
        <w:tc>
          <w:tcPr>
            <w:tcW w:w="907" w:type="dxa"/>
            <w:tcMar>
              <w:top w:w="60" w:type="dxa"/>
              <w:left w:w="90" w:type="dxa"/>
              <w:bottom w:w="60" w:type="dxa"/>
              <w:right w:w="90" w:type="dxa"/>
            </w:tcMar>
            <w:vAlign w:val="center"/>
          </w:tcPr>
          <w:p w14:paraId="5F55750A" w14:textId="48C68B2D" w:rsidR="00BE0011" w:rsidRDefault="004C25F4">
            <w:pPr>
              <w:spacing w:line="264" w:lineRule="auto"/>
              <w:jc w:val="center"/>
            </w:pPr>
            <w:r>
              <w:t>0.</w:t>
            </w:r>
            <w:del w:id="1531" w:author="Revision v4 to v5" w:date="2026-09-16T00:02:00Z">
              <w:r w:rsidR="0002162A">
                <w:delText>302</w:delText>
              </w:r>
            </w:del>
            <w:ins w:id="1532" w:author="Revision v4 to v5" w:date="2026-09-16T00:02:00Z">
              <w:r>
                <w:t>323</w:t>
              </w:r>
            </w:ins>
          </w:p>
        </w:tc>
        <w:tc>
          <w:tcPr>
            <w:tcW w:w="907" w:type="dxa"/>
            <w:tcMar>
              <w:top w:w="60" w:type="dxa"/>
              <w:left w:w="90" w:type="dxa"/>
              <w:bottom w:w="60" w:type="dxa"/>
              <w:right w:w="90" w:type="dxa"/>
            </w:tcMar>
            <w:vAlign w:val="center"/>
          </w:tcPr>
          <w:p w14:paraId="6C77E93B" w14:textId="77777777" w:rsidR="00BE0011" w:rsidRDefault="004C25F4">
            <w:pPr>
              <w:spacing w:line="264" w:lineRule="auto"/>
              <w:jc w:val="center"/>
            </w:pPr>
            <w:r>
              <w:t>257</w:t>
            </w:r>
          </w:p>
        </w:tc>
      </w:tr>
      <w:tr w:rsidR="0002162A" w14:paraId="72E2B7CD" w14:textId="77777777">
        <w:tc>
          <w:tcPr>
            <w:tcW w:w="907" w:type="dxa"/>
            <w:tcMar>
              <w:top w:w="60" w:type="dxa"/>
              <w:left w:w="90" w:type="dxa"/>
              <w:bottom w:w="60" w:type="dxa"/>
              <w:right w:w="90" w:type="dxa"/>
            </w:tcMar>
            <w:vAlign w:val="center"/>
          </w:tcPr>
          <w:p w14:paraId="3768B38D" w14:textId="77777777" w:rsidR="00BE0011" w:rsidRDefault="004C25F4">
            <w:pPr>
              <w:spacing w:line="264" w:lineRule="auto"/>
            </w:pPr>
            <w:r>
              <w:t>3</w:t>
            </w:r>
          </w:p>
        </w:tc>
        <w:tc>
          <w:tcPr>
            <w:tcW w:w="907" w:type="dxa"/>
            <w:tcMar>
              <w:top w:w="60" w:type="dxa"/>
              <w:left w:w="90" w:type="dxa"/>
              <w:bottom w:w="60" w:type="dxa"/>
              <w:right w:w="90" w:type="dxa"/>
            </w:tcMar>
            <w:vAlign w:val="center"/>
          </w:tcPr>
          <w:p w14:paraId="46BD092E" w14:textId="03D61F48" w:rsidR="00BE0011" w:rsidRDefault="0002162A">
            <w:pPr>
              <w:spacing w:line="264" w:lineRule="auto"/>
              <w:jc w:val="center"/>
            </w:pPr>
            <w:del w:id="1533" w:author="Revision v4 to v5" w:date="2026-09-16T00:02:00Z">
              <w:r>
                <w:delText>25</w:delText>
              </w:r>
            </w:del>
            <w:ins w:id="1534" w:author="Revision v4 to v5" w:date="2026-09-16T00:02:00Z">
              <w:r w:rsidR="004C25F4">
                <w:t>24</w:t>
              </w:r>
            </w:ins>
          </w:p>
        </w:tc>
        <w:tc>
          <w:tcPr>
            <w:tcW w:w="907" w:type="dxa"/>
            <w:tcMar>
              <w:top w:w="60" w:type="dxa"/>
              <w:left w:w="90" w:type="dxa"/>
              <w:bottom w:w="60" w:type="dxa"/>
              <w:right w:w="90" w:type="dxa"/>
            </w:tcMar>
            <w:vAlign w:val="center"/>
          </w:tcPr>
          <w:p w14:paraId="5D160532" w14:textId="487AD024" w:rsidR="00BE0011" w:rsidRDefault="0002162A">
            <w:pPr>
              <w:spacing w:line="264" w:lineRule="auto"/>
              <w:jc w:val="center"/>
            </w:pPr>
            <w:del w:id="1535" w:author="Revision v4 to v5" w:date="2026-09-16T00:02:00Z">
              <w:r>
                <w:delText>26</w:delText>
              </w:r>
            </w:del>
            <w:ins w:id="1536" w:author="Revision v4 to v5" w:date="2026-09-16T00:02:00Z">
              <w:r w:rsidR="004C25F4">
                <w:t>27</w:t>
              </w:r>
            </w:ins>
          </w:p>
        </w:tc>
        <w:tc>
          <w:tcPr>
            <w:tcW w:w="907" w:type="dxa"/>
            <w:tcMar>
              <w:top w:w="60" w:type="dxa"/>
              <w:left w:w="90" w:type="dxa"/>
              <w:bottom w:w="60" w:type="dxa"/>
              <w:right w:w="90" w:type="dxa"/>
            </w:tcMar>
            <w:vAlign w:val="center"/>
          </w:tcPr>
          <w:p w14:paraId="30D2470D" w14:textId="77777777" w:rsidR="00BE0011" w:rsidRDefault="004C25F4">
            <w:pPr>
              <w:spacing w:line="264" w:lineRule="auto"/>
              <w:jc w:val="center"/>
            </w:pPr>
            <w:r>
              <w:t>50</w:t>
            </w:r>
          </w:p>
        </w:tc>
        <w:tc>
          <w:tcPr>
            <w:tcW w:w="907" w:type="dxa"/>
            <w:tcMar>
              <w:top w:w="60" w:type="dxa"/>
              <w:left w:w="90" w:type="dxa"/>
              <w:bottom w:w="60" w:type="dxa"/>
              <w:right w:w="90" w:type="dxa"/>
            </w:tcMar>
            <w:vAlign w:val="center"/>
          </w:tcPr>
          <w:p w14:paraId="0DFC892E" w14:textId="2A8FDDC1" w:rsidR="00BE0011" w:rsidRDefault="0002162A">
            <w:pPr>
              <w:spacing w:line="264" w:lineRule="auto"/>
              <w:jc w:val="center"/>
            </w:pPr>
            <w:del w:id="1537" w:author="Revision v4 to v5" w:date="2026-09-16T00:02:00Z">
              <w:r>
                <w:delText>14</w:delText>
              </w:r>
            </w:del>
            <w:ins w:id="1538" w:author="Revision v4 to v5" w:date="2026-09-16T00:02:00Z">
              <w:r w:rsidR="004C25F4">
                <w:t>18</w:t>
              </w:r>
            </w:ins>
          </w:p>
        </w:tc>
        <w:tc>
          <w:tcPr>
            <w:tcW w:w="907" w:type="dxa"/>
            <w:tcMar>
              <w:top w:w="60" w:type="dxa"/>
              <w:left w:w="90" w:type="dxa"/>
              <w:bottom w:w="60" w:type="dxa"/>
              <w:right w:w="90" w:type="dxa"/>
            </w:tcMar>
            <w:vAlign w:val="center"/>
          </w:tcPr>
          <w:p w14:paraId="2C2759D1" w14:textId="6C3B056F" w:rsidR="00BE0011" w:rsidRDefault="0002162A">
            <w:pPr>
              <w:spacing w:line="264" w:lineRule="auto"/>
              <w:jc w:val="center"/>
            </w:pPr>
            <w:del w:id="1539" w:author="Revision v4 to v5" w:date="2026-09-16T00:02:00Z">
              <w:r>
                <w:delText>6</w:delText>
              </w:r>
            </w:del>
            <w:ins w:id="1540" w:author="Revision v4 to v5" w:date="2026-09-16T00:02:00Z">
              <w:r w:rsidR="004C25F4">
                <w:t>2</w:t>
              </w:r>
            </w:ins>
          </w:p>
        </w:tc>
        <w:tc>
          <w:tcPr>
            <w:tcW w:w="907" w:type="dxa"/>
            <w:tcMar>
              <w:top w:w="60" w:type="dxa"/>
              <w:left w:w="90" w:type="dxa"/>
              <w:bottom w:w="60" w:type="dxa"/>
              <w:right w:w="90" w:type="dxa"/>
            </w:tcMar>
            <w:vAlign w:val="center"/>
          </w:tcPr>
          <w:p w14:paraId="7CAD71ED" w14:textId="2F4C68BD" w:rsidR="00BE0011" w:rsidRDefault="004C25F4">
            <w:pPr>
              <w:spacing w:line="264" w:lineRule="auto"/>
              <w:jc w:val="center"/>
            </w:pPr>
            <w:r>
              <w:t>0.</w:t>
            </w:r>
            <w:del w:id="1541" w:author="Revision v4 to v5" w:date="2026-09-16T00:02:00Z">
              <w:r w:rsidR="0002162A">
                <w:delText>225</w:delText>
              </w:r>
            </w:del>
            <w:ins w:id="1542" w:author="Revision v4 to v5" w:date="2026-09-16T00:02:00Z">
              <w:r>
                <w:t>350</w:t>
              </w:r>
            </w:ins>
          </w:p>
        </w:tc>
        <w:tc>
          <w:tcPr>
            <w:tcW w:w="907" w:type="dxa"/>
            <w:tcMar>
              <w:top w:w="60" w:type="dxa"/>
              <w:left w:w="90" w:type="dxa"/>
              <w:bottom w:w="60" w:type="dxa"/>
              <w:right w:w="90" w:type="dxa"/>
            </w:tcMar>
            <w:vAlign w:val="center"/>
          </w:tcPr>
          <w:p w14:paraId="24F88A7C" w14:textId="77777777" w:rsidR="00BE0011" w:rsidRDefault="004C25F4">
            <w:pPr>
              <w:spacing w:line="264" w:lineRule="auto"/>
              <w:jc w:val="center"/>
            </w:pPr>
            <w:r>
              <w:t>0.413</w:t>
            </w:r>
          </w:p>
        </w:tc>
        <w:tc>
          <w:tcPr>
            <w:tcW w:w="907" w:type="dxa"/>
            <w:tcMar>
              <w:top w:w="60" w:type="dxa"/>
              <w:left w:w="90" w:type="dxa"/>
              <w:bottom w:w="60" w:type="dxa"/>
              <w:right w:w="90" w:type="dxa"/>
            </w:tcMar>
            <w:vAlign w:val="center"/>
          </w:tcPr>
          <w:p w14:paraId="6DE57469" w14:textId="215AE66A" w:rsidR="00BE0011" w:rsidRDefault="004C25F4">
            <w:pPr>
              <w:spacing w:line="264" w:lineRule="auto"/>
              <w:jc w:val="center"/>
            </w:pPr>
            <w:r>
              <w:t>0.</w:t>
            </w:r>
            <w:del w:id="1543" w:author="Revision v4 to v5" w:date="2026-09-16T00:02:00Z">
              <w:r w:rsidR="0002162A">
                <w:delText>291</w:delText>
              </w:r>
            </w:del>
            <w:ins w:id="1544" w:author="Revision v4 to v5" w:date="2026-09-16T00:02:00Z">
              <w:r>
                <w:t>379</w:t>
              </w:r>
            </w:ins>
          </w:p>
        </w:tc>
        <w:tc>
          <w:tcPr>
            <w:tcW w:w="907" w:type="dxa"/>
            <w:tcMar>
              <w:top w:w="60" w:type="dxa"/>
              <w:left w:w="90" w:type="dxa"/>
              <w:bottom w:w="60" w:type="dxa"/>
              <w:right w:w="90" w:type="dxa"/>
            </w:tcMar>
            <w:vAlign w:val="center"/>
          </w:tcPr>
          <w:p w14:paraId="16AFD749" w14:textId="77777777" w:rsidR="00BE0011" w:rsidRDefault="004C25F4">
            <w:pPr>
              <w:spacing w:line="264" w:lineRule="auto"/>
              <w:jc w:val="center"/>
            </w:pPr>
            <w:r>
              <w:t>121</w:t>
            </w:r>
          </w:p>
        </w:tc>
      </w:tr>
      <w:tr w:rsidR="0002162A" w14:paraId="3A15BBB3" w14:textId="77777777">
        <w:tc>
          <w:tcPr>
            <w:tcW w:w="907" w:type="dxa"/>
            <w:tcMar>
              <w:top w:w="60" w:type="dxa"/>
              <w:left w:w="90" w:type="dxa"/>
              <w:bottom w:w="60" w:type="dxa"/>
              <w:right w:w="90" w:type="dxa"/>
            </w:tcMar>
            <w:vAlign w:val="center"/>
          </w:tcPr>
          <w:p w14:paraId="7EB21AB8" w14:textId="77777777" w:rsidR="00BE0011" w:rsidRDefault="004C25F4">
            <w:pPr>
              <w:spacing w:line="264" w:lineRule="auto"/>
            </w:pPr>
            <w:r>
              <w:t>4</w:t>
            </w:r>
          </w:p>
        </w:tc>
        <w:tc>
          <w:tcPr>
            <w:tcW w:w="907" w:type="dxa"/>
            <w:tcMar>
              <w:top w:w="60" w:type="dxa"/>
              <w:left w:w="90" w:type="dxa"/>
              <w:bottom w:w="60" w:type="dxa"/>
              <w:right w:w="90" w:type="dxa"/>
            </w:tcMar>
            <w:vAlign w:val="center"/>
          </w:tcPr>
          <w:p w14:paraId="11B810BD" w14:textId="37463C7C" w:rsidR="00BE0011" w:rsidRDefault="0002162A">
            <w:pPr>
              <w:spacing w:line="264" w:lineRule="auto"/>
              <w:jc w:val="center"/>
            </w:pPr>
            <w:del w:id="1545" w:author="Revision v4 to v5" w:date="2026-09-16T00:02:00Z">
              <w:r>
                <w:delText>27</w:delText>
              </w:r>
            </w:del>
            <w:ins w:id="1546" w:author="Revision v4 to v5" w:date="2026-09-16T00:02:00Z">
              <w:r w:rsidR="004C25F4">
                <w:t>31</w:t>
              </w:r>
            </w:ins>
          </w:p>
        </w:tc>
        <w:tc>
          <w:tcPr>
            <w:tcW w:w="907" w:type="dxa"/>
            <w:tcMar>
              <w:top w:w="60" w:type="dxa"/>
              <w:left w:w="90" w:type="dxa"/>
              <w:bottom w:w="60" w:type="dxa"/>
              <w:right w:w="90" w:type="dxa"/>
            </w:tcMar>
            <w:vAlign w:val="center"/>
          </w:tcPr>
          <w:p w14:paraId="5D66DAEE" w14:textId="1C8B41EF" w:rsidR="00BE0011" w:rsidRDefault="0002162A">
            <w:pPr>
              <w:spacing w:line="264" w:lineRule="auto"/>
              <w:jc w:val="center"/>
            </w:pPr>
            <w:del w:id="1547" w:author="Revision v4 to v5" w:date="2026-09-16T00:02:00Z">
              <w:r>
                <w:delText>19</w:delText>
              </w:r>
            </w:del>
            <w:ins w:id="1548" w:author="Revision v4 to v5" w:date="2026-09-16T00:02:00Z">
              <w:r w:rsidR="004C25F4">
                <w:t>13</w:t>
              </w:r>
            </w:ins>
          </w:p>
        </w:tc>
        <w:tc>
          <w:tcPr>
            <w:tcW w:w="907" w:type="dxa"/>
            <w:tcMar>
              <w:top w:w="60" w:type="dxa"/>
              <w:left w:w="90" w:type="dxa"/>
              <w:bottom w:w="60" w:type="dxa"/>
              <w:right w:w="90" w:type="dxa"/>
            </w:tcMar>
            <w:vAlign w:val="center"/>
          </w:tcPr>
          <w:p w14:paraId="4DE9C61C" w14:textId="256D1BFB" w:rsidR="00BE0011" w:rsidRDefault="0002162A">
            <w:pPr>
              <w:spacing w:line="264" w:lineRule="auto"/>
              <w:jc w:val="center"/>
            </w:pPr>
            <w:del w:id="1549" w:author="Revision v4 to v5" w:date="2026-09-16T00:02:00Z">
              <w:r>
                <w:delText>11</w:delText>
              </w:r>
            </w:del>
            <w:ins w:id="1550" w:author="Revision v4 to v5" w:date="2026-09-16T00:02:00Z">
              <w:r w:rsidR="004C25F4">
                <w:t>14</w:t>
              </w:r>
            </w:ins>
          </w:p>
        </w:tc>
        <w:tc>
          <w:tcPr>
            <w:tcW w:w="907" w:type="dxa"/>
            <w:tcMar>
              <w:top w:w="60" w:type="dxa"/>
              <w:left w:w="90" w:type="dxa"/>
              <w:bottom w:w="60" w:type="dxa"/>
              <w:right w:w="90" w:type="dxa"/>
            </w:tcMar>
            <w:vAlign w:val="center"/>
          </w:tcPr>
          <w:p w14:paraId="1C61FE5C" w14:textId="65D741D3" w:rsidR="00BE0011" w:rsidRDefault="0002162A">
            <w:pPr>
              <w:spacing w:line="264" w:lineRule="auto"/>
              <w:jc w:val="center"/>
            </w:pPr>
            <w:del w:id="1551" w:author="Revision v4 to v5" w:date="2026-09-16T00:02:00Z">
              <w:r>
                <w:delText>89</w:delText>
              </w:r>
            </w:del>
            <w:ins w:id="1552" w:author="Revision v4 to v5" w:date="2026-09-16T00:02:00Z">
              <w:r w:rsidR="004C25F4">
                <w:t>86</w:t>
              </w:r>
            </w:ins>
          </w:p>
        </w:tc>
        <w:tc>
          <w:tcPr>
            <w:tcW w:w="907" w:type="dxa"/>
            <w:tcMar>
              <w:top w:w="60" w:type="dxa"/>
              <w:left w:w="90" w:type="dxa"/>
              <w:bottom w:w="60" w:type="dxa"/>
              <w:right w:w="90" w:type="dxa"/>
            </w:tcMar>
            <w:vAlign w:val="center"/>
          </w:tcPr>
          <w:p w14:paraId="7667CF42" w14:textId="0E052D19" w:rsidR="00BE0011" w:rsidRDefault="0002162A">
            <w:pPr>
              <w:spacing w:line="264" w:lineRule="auto"/>
              <w:jc w:val="center"/>
            </w:pPr>
            <w:del w:id="1553" w:author="Revision v4 to v5" w:date="2026-09-16T00:02:00Z">
              <w:r>
                <w:delText>11</w:delText>
              </w:r>
            </w:del>
            <w:ins w:id="1554" w:author="Revision v4 to v5" w:date="2026-09-16T00:02:00Z">
              <w:r w:rsidR="004C25F4">
                <w:t>13</w:t>
              </w:r>
            </w:ins>
          </w:p>
        </w:tc>
        <w:tc>
          <w:tcPr>
            <w:tcW w:w="907" w:type="dxa"/>
            <w:tcMar>
              <w:top w:w="60" w:type="dxa"/>
              <w:left w:w="90" w:type="dxa"/>
              <w:bottom w:w="60" w:type="dxa"/>
              <w:right w:w="90" w:type="dxa"/>
            </w:tcMar>
            <w:vAlign w:val="center"/>
          </w:tcPr>
          <w:p w14:paraId="07870DE4" w14:textId="779FCBB4" w:rsidR="00BE0011" w:rsidRDefault="004C25F4">
            <w:pPr>
              <w:spacing w:line="264" w:lineRule="auto"/>
              <w:jc w:val="center"/>
            </w:pPr>
            <w:r>
              <w:t>0.</w:t>
            </w:r>
            <w:del w:id="1555" w:author="Revision v4 to v5" w:date="2026-09-16T00:02:00Z">
              <w:r w:rsidR="0002162A">
                <w:delText>314</w:delText>
              </w:r>
            </w:del>
            <w:ins w:id="1556" w:author="Revision v4 to v5" w:date="2026-09-16T00:02:00Z">
              <w:r>
                <w:t>411</w:t>
              </w:r>
            </w:ins>
          </w:p>
        </w:tc>
        <w:tc>
          <w:tcPr>
            <w:tcW w:w="907" w:type="dxa"/>
            <w:tcMar>
              <w:top w:w="60" w:type="dxa"/>
              <w:left w:w="90" w:type="dxa"/>
              <w:bottom w:w="60" w:type="dxa"/>
              <w:right w:w="90" w:type="dxa"/>
            </w:tcMar>
            <w:vAlign w:val="center"/>
          </w:tcPr>
          <w:p w14:paraId="632CA17E" w14:textId="4856BE5D" w:rsidR="00BE0011" w:rsidRDefault="004C25F4">
            <w:pPr>
              <w:spacing w:line="264" w:lineRule="auto"/>
              <w:jc w:val="center"/>
            </w:pPr>
            <w:r>
              <w:t>0.</w:t>
            </w:r>
            <w:del w:id="1557" w:author="Revision v4 to v5" w:date="2026-09-16T00:02:00Z">
              <w:r w:rsidR="0002162A">
                <w:delText>567</w:delText>
              </w:r>
            </w:del>
            <w:ins w:id="1558" w:author="Revision v4 to v5" w:date="2026-09-16T00:02:00Z">
              <w:r>
                <w:t>548</w:t>
              </w:r>
            </w:ins>
          </w:p>
        </w:tc>
        <w:tc>
          <w:tcPr>
            <w:tcW w:w="907" w:type="dxa"/>
            <w:tcMar>
              <w:top w:w="60" w:type="dxa"/>
              <w:left w:w="90" w:type="dxa"/>
              <w:bottom w:w="60" w:type="dxa"/>
              <w:right w:w="90" w:type="dxa"/>
            </w:tcMar>
            <w:vAlign w:val="center"/>
          </w:tcPr>
          <w:p w14:paraId="423C4B6B" w14:textId="42D1C6EF" w:rsidR="00BE0011" w:rsidRDefault="004C25F4">
            <w:pPr>
              <w:spacing w:line="264" w:lineRule="auto"/>
              <w:jc w:val="center"/>
            </w:pPr>
            <w:r>
              <w:t>0.</w:t>
            </w:r>
            <w:del w:id="1559" w:author="Revision v4 to v5" w:date="2026-09-16T00:02:00Z">
              <w:r w:rsidR="0002162A">
                <w:delText>404</w:delText>
              </w:r>
            </w:del>
            <w:ins w:id="1560" w:author="Revision v4 to v5" w:date="2026-09-16T00:02:00Z">
              <w:r>
                <w:t>470</w:t>
              </w:r>
            </w:ins>
          </w:p>
        </w:tc>
        <w:tc>
          <w:tcPr>
            <w:tcW w:w="907" w:type="dxa"/>
            <w:tcMar>
              <w:top w:w="60" w:type="dxa"/>
              <w:left w:w="90" w:type="dxa"/>
              <w:bottom w:w="60" w:type="dxa"/>
              <w:right w:w="90" w:type="dxa"/>
            </w:tcMar>
            <w:vAlign w:val="center"/>
          </w:tcPr>
          <w:p w14:paraId="1E263040" w14:textId="77777777" w:rsidR="00BE0011" w:rsidRDefault="004C25F4">
            <w:pPr>
              <w:spacing w:line="264" w:lineRule="auto"/>
              <w:jc w:val="center"/>
            </w:pPr>
            <w:r>
              <w:t>157</w:t>
            </w:r>
          </w:p>
        </w:tc>
      </w:tr>
      <w:tr w:rsidR="0002162A" w14:paraId="67327439" w14:textId="77777777">
        <w:tc>
          <w:tcPr>
            <w:tcW w:w="907" w:type="dxa"/>
            <w:tcMar>
              <w:top w:w="60" w:type="dxa"/>
              <w:left w:w="90" w:type="dxa"/>
              <w:bottom w:w="60" w:type="dxa"/>
              <w:right w:w="90" w:type="dxa"/>
            </w:tcMar>
            <w:vAlign w:val="center"/>
          </w:tcPr>
          <w:p w14:paraId="6ECEA18F" w14:textId="77777777" w:rsidR="00BE0011" w:rsidRDefault="004C25F4">
            <w:pPr>
              <w:spacing w:line="264" w:lineRule="auto"/>
            </w:pPr>
            <w:r>
              <w:t>5</w:t>
            </w:r>
          </w:p>
        </w:tc>
        <w:tc>
          <w:tcPr>
            <w:tcW w:w="907" w:type="dxa"/>
            <w:tcMar>
              <w:top w:w="60" w:type="dxa"/>
              <w:left w:w="90" w:type="dxa"/>
              <w:bottom w:w="60" w:type="dxa"/>
              <w:right w:w="90" w:type="dxa"/>
            </w:tcMar>
            <w:vAlign w:val="center"/>
          </w:tcPr>
          <w:p w14:paraId="0818DB7F" w14:textId="04C98DCD" w:rsidR="00BE0011" w:rsidRDefault="0002162A">
            <w:pPr>
              <w:spacing w:line="264" w:lineRule="auto"/>
              <w:jc w:val="center"/>
            </w:pPr>
            <w:del w:id="1561" w:author="Revision v4 to v5" w:date="2026-09-16T00:02:00Z">
              <w:r>
                <w:delText>24</w:delText>
              </w:r>
            </w:del>
            <w:ins w:id="1562" w:author="Revision v4 to v5" w:date="2026-09-16T00:02:00Z">
              <w:r w:rsidR="004C25F4">
                <w:t>11</w:t>
              </w:r>
            </w:ins>
          </w:p>
        </w:tc>
        <w:tc>
          <w:tcPr>
            <w:tcW w:w="907" w:type="dxa"/>
            <w:tcMar>
              <w:top w:w="60" w:type="dxa"/>
              <w:left w:w="90" w:type="dxa"/>
              <w:bottom w:w="60" w:type="dxa"/>
              <w:right w:w="90" w:type="dxa"/>
            </w:tcMar>
            <w:vAlign w:val="center"/>
          </w:tcPr>
          <w:p w14:paraId="3CA94405" w14:textId="4351B62F" w:rsidR="00BE0011" w:rsidRDefault="0002162A">
            <w:pPr>
              <w:spacing w:line="264" w:lineRule="auto"/>
              <w:jc w:val="center"/>
            </w:pPr>
            <w:del w:id="1563" w:author="Revision v4 to v5" w:date="2026-09-16T00:02:00Z">
              <w:r>
                <w:delText>12</w:delText>
              </w:r>
            </w:del>
            <w:ins w:id="1564" w:author="Revision v4 to v5" w:date="2026-09-16T00:02:00Z">
              <w:r w:rsidR="004C25F4">
                <w:t>9</w:t>
              </w:r>
            </w:ins>
          </w:p>
        </w:tc>
        <w:tc>
          <w:tcPr>
            <w:tcW w:w="907" w:type="dxa"/>
            <w:tcMar>
              <w:top w:w="60" w:type="dxa"/>
              <w:left w:w="90" w:type="dxa"/>
              <w:bottom w:w="60" w:type="dxa"/>
              <w:right w:w="90" w:type="dxa"/>
            </w:tcMar>
            <w:vAlign w:val="center"/>
          </w:tcPr>
          <w:p w14:paraId="44A34616" w14:textId="30C6F235" w:rsidR="00BE0011" w:rsidRDefault="0002162A">
            <w:pPr>
              <w:spacing w:line="264" w:lineRule="auto"/>
              <w:jc w:val="center"/>
            </w:pPr>
            <w:del w:id="1565" w:author="Revision v4 to v5" w:date="2026-09-16T00:02:00Z">
              <w:r>
                <w:delText>10</w:delText>
              </w:r>
            </w:del>
            <w:ins w:id="1566" w:author="Revision v4 to v5" w:date="2026-09-16T00:02:00Z">
              <w:r w:rsidR="004C25F4">
                <w:t>4</w:t>
              </w:r>
            </w:ins>
          </w:p>
        </w:tc>
        <w:tc>
          <w:tcPr>
            <w:tcW w:w="907" w:type="dxa"/>
            <w:tcMar>
              <w:top w:w="60" w:type="dxa"/>
              <w:left w:w="90" w:type="dxa"/>
              <w:bottom w:w="60" w:type="dxa"/>
              <w:right w:w="90" w:type="dxa"/>
            </w:tcMar>
            <w:vAlign w:val="center"/>
          </w:tcPr>
          <w:p w14:paraId="46C4A4C4" w14:textId="5B469985" w:rsidR="00BE0011" w:rsidRDefault="0002162A">
            <w:pPr>
              <w:spacing w:line="264" w:lineRule="auto"/>
              <w:jc w:val="center"/>
            </w:pPr>
            <w:del w:id="1567" w:author="Revision v4 to v5" w:date="2026-09-16T00:02:00Z">
              <w:r>
                <w:delText>54</w:delText>
              </w:r>
            </w:del>
            <w:ins w:id="1568" w:author="Revision v4 to v5" w:date="2026-09-16T00:02:00Z">
              <w:r w:rsidR="004C25F4">
                <w:t>43</w:t>
              </w:r>
            </w:ins>
          </w:p>
        </w:tc>
        <w:tc>
          <w:tcPr>
            <w:tcW w:w="907" w:type="dxa"/>
            <w:tcMar>
              <w:top w:w="60" w:type="dxa"/>
              <w:left w:w="90" w:type="dxa"/>
              <w:bottom w:w="60" w:type="dxa"/>
              <w:right w:w="90" w:type="dxa"/>
            </w:tcMar>
            <w:vAlign w:val="center"/>
          </w:tcPr>
          <w:p w14:paraId="00F1C6D4" w14:textId="3E7C5AFC" w:rsidR="00BE0011" w:rsidRDefault="0002162A">
            <w:pPr>
              <w:spacing w:line="264" w:lineRule="auto"/>
              <w:jc w:val="center"/>
            </w:pPr>
            <w:del w:id="1569" w:author="Revision v4 to v5" w:date="2026-09-16T00:02:00Z">
              <w:r>
                <w:delText>572</w:delText>
              </w:r>
            </w:del>
            <w:ins w:id="1570" w:author="Revision v4 to v5" w:date="2026-09-16T00:02:00Z">
              <w:r w:rsidR="004C25F4">
                <w:t>605</w:t>
              </w:r>
            </w:ins>
          </w:p>
        </w:tc>
        <w:tc>
          <w:tcPr>
            <w:tcW w:w="907" w:type="dxa"/>
            <w:tcMar>
              <w:top w:w="60" w:type="dxa"/>
              <w:left w:w="90" w:type="dxa"/>
              <w:bottom w:w="60" w:type="dxa"/>
              <w:right w:w="90" w:type="dxa"/>
            </w:tcMar>
            <w:vAlign w:val="center"/>
          </w:tcPr>
          <w:p w14:paraId="56655B67" w14:textId="43BB3CF4" w:rsidR="00BE0011" w:rsidRDefault="004C25F4">
            <w:pPr>
              <w:spacing w:line="264" w:lineRule="auto"/>
              <w:jc w:val="center"/>
            </w:pPr>
            <w:r>
              <w:t>0.</w:t>
            </w:r>
            <w:del w:id="1571" w:author="Revision v4 to v5" w:date="2026-09-16T00:02:00Z">
              <w:r w:rsidR="0002162A">
                <w:delText>938</w:delText>
              </w:r>
            </w:del>
            <w:ins w:id="1572" w:author="Revision v4 to v5" w:date="2026-09-16T00:02:00Z">
              <w:r>
                <w:t>951</w:t>
              </w:r>
            </w:ins>
          </w:p>
        </w:tc>
        <w:tc>
          <w:tcPr>
            <w:tcW w:w="907" w:type="dxa"/>
            <w:tcMar>
              <w:top w:w="60" w:type="dxa"/>
              <w:left w:w="90" w:type="dxa"/>
              <w:bottom w:w="60" w:type="dxa"/>
              <w:right w:w="90" w:type="dxa"/>
            </w:tcMar>
            <w:vAlign w:val="center"/>
          </w:tcPr>
          <w:p w14:paraId="09705497" w14:textId="011E3A74" w:rsidR="00BE0011" w:rsidRDefault="004C25F4">
            <w:pPr>
              <w:spacing w:line="264" w:lineRule="auto"/>
              <w:jc w:val="center"/>
            </w:pPr>
            <w:r>
              <w:t>0.</w:t>
            </w:r>
            <w:del w:id="1573" w:author="Revision v4 to v5" w:date="2026-09-16T00:02:00Z">
              <w:r w:rsidR="0002162A">
                <w:delText>851</w:delText>
              </w:r>
            </w:del>
            <w:ins w:id="1574" w:author="Revision v4 to v5" w:date="2026-09-16T00:02:00Z">
              <w:r>
                <w:t>900</w:t>
              </w:r>
            </w:ins>
          </w:p>
        </w:tc>
        <w:tc>
          <w:tcPr>
            <w:tcW w:w="907" w:type="dxa"/>
            <w:tcMar>
              <w:top w:w="60" w:type="dxa"/>
              <w:left w:w="90" w:type="dxa"/>
              <w:bottom w:w="60" w:type="dxa"/>
              <w:right w:w="90" w:type="dxa"/>
            </w:tcMar>
            <w:vAlign w:val="center"/>
          </w:tcPr>
          <w:p w14:paraId="3569DF73" w14:textId="7FB5377F" w:rsidR="00BE0011" w:rsidRDefault="004C25F4">
            <w:pPr>
              <w:spacing w:line="264" w:lineRule="auto"/>
              <w:jc w:val="center"/>
            </w:pPr>
            <w:r>
              <w:t>0.</w:t>
            </w:r>
            <w:del w:id="1575" w:author="Revision v4 to v5" w:date="2026-09-16T00:02:00Z">
              <w:r w:rsidR="0002162A">
                <w:delText>892</w:delText>
              </w:r>
            </w:del>
            <w:ins w:id="1576" w:author="Revision v4 to v5" w:date="2026-09-16T00:02:00Z">
              <w:r>
                <w:t>925</w:t>
              </w:r>
            </w:ins>
          </w:p>
        </w:tc>
        <w:tc>
          <w:tcPr>
            <w:tcW w:w="907" w:type="dxa"/>
            <w:tcMar>
              <w:top w:w="60" w:type="dxa"/>
              <w:left w:w="90" w:type="dxa"/>
              <w:bottom w:w="60" w:type="dxa"/>
              <w:right w:w="90" w:type="dxa"/>
            </w:tcMar>
            <w:vAlign w:val="center"/>
          </w:tcPr>
          <w:p w14:paraId="39AE1A44" w14:textId="77777777" w:rsidR="00BE0011" w:rsidRDefault="004C25F4">
            <w:pPr>
              <w:spacing w:line="264" w:lineRule="auto"/>
              <w:jc w:val="center"/>
            </w:pPr>
            <w:r>
              <w:t>672</w:t>
            </w:r>
          </w:p>
        </w:tc>
      </w:tr>
      <w:tr w:rsidR="0002162A" w14:paraId="02E01F3A" w14:textId="77777777">
        <w:tc>
          <w:tcPr>
            <w:tcW w:w="907" w:type="dxa"/>
            <w:tcMar>
              <w:top w:w="60" w:type="dxa"/>
              <w:left w:w="90" w:type="dxa"/>
              <w:bottom w:w="60" w:type="dxa"/>
              <w:right w:w="90" w:type="dxa"/>
            </w:tcMar>
            <w:vAlign w:val="center"/>
          </w:tcPr>
          <w:p w14:paraId="15A1A087" w14:textId="77777777" w:rsidR="00BE0011" w:rsidRDefault="004C25F4">
            <w:pPr>
              <w:spacing w:line="264" w:lineRule="auto"/>
            </w:pPr>
            <w:r>
              <w:rPr>
                <w:rPrChange w:id="1577" w:author="Revision v4 to v5" w:date="2026-09-16T00:02:00Z">
                  <w:rPr>
                    <w:b/>
                  </w:rPr>
                </w:rPrChange>
              </w:rPr>
              <w:t>Macro avg</w:t>
            </w:r>
          </w:p>
        </w:tc>
        <w:tc>
          <w:tcPr>
            <w:tcW w:w="907" w:type="dxa"/>
            <w:tcMar>
              <w:top w:w="60" w:type="dxa"/>
              <w:left w:w="90" w:type="dxa"/>
              <w:bottom w:w="60" w:type="dxa"/>
              <w:right w:w="90" w:type="dxa"/>
            </w:tcMar>
            <w:vAlign w:val="center"/>
          </w:tcPr>
          <w:p w14:paraId="74980B25"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7F07BD0"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2FCA874C"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7B532F3"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4D703A9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65839F8B" w14:textId="661F0EA7" w:rsidR="00BE0011" w:rsidRDefault="004C25F4">
            <w:pPr>
              <w:spacing w:line="264" w:lineRule="auto"/>
              <w:jc w:val="center"/>
            </w:pPr>
            <w:r>
              <w:rPr>
                <w:rPrChange w:id="1578" w:author="Revision v4 to v5" w:date="2026-09-16T00:02:00Z">
                  <w:rPr>
                    <w:b/>
                  </w:rPr>
                </w:rPrChange>
              </w:rPr>
              <w:t>0.</w:t>
            </w:r>
            <w:del w:id="1579" w:author="Revision v4 to v5" w:date="2026-09-16T00:02:00Z">
              <w:r w:rsidR="0002162A">
                <w:rPr>
                  <w:b/>
                  <w:bCs/>
                </w:rPr>
                <w:delText>530</w:delText>
              </w:r>
            </w:del>
            <w:ins w:id="1580" w:author="Revision v4 to v5" w:date="2026-09-16T00:02:00Z">
              <w:r>
                <w:t>583</w:t>
              </w:r>
            </w:ins>
          </w:p>
        </w:tc>
        <w:tc>
          <w:tcPr>
            <w:tcW w:w="907" w:type="dxa"/>
            <w:tcMar>
              <w:top w:w="60" w:type="dxa"/>
              <w:left w:w="90" w:type="dxa"/>
              <w:bottom w:w="60" w:type="dxa"/>
              <w:right w:w="90" w:type="dxa"/>
            </w:tcMar>
            <w:vAlign w:val="center"/>
          </w:tcPr>
          <w:p w14:paraId="058C93A8" w14:textId="50820A4A" w:rsidR="00BE0011" w:rsidRDefault="004C25F4">
            <w:pPr>
              <w:spacing w:line="264" w:lineRule="auto"/>
              <w:jc w:val="center"/>
            </w:pPr>
            <w:r>
              <w:rPr>
                <w:rPrChange w:id="1581" w:author="Revision v4 to v5" w:date="2026-09-16T00:02:00Z">
                  <w:rPr>
                    <w:b/>
                  </w:rPr>
                </w:rPrChange>
              </w:rPr>
              <w:t>0.</w:t>
            </w:r>
            <w:del w:id="1582" w:author="Revision v4 to v5" w:date="2026-09-16T00:02:00Z">
              <w:r w:rsidR="0002162A">
                <w:rPr>
                  <w:b/>
                  <w:bCs/>
                </w:rPr>
                <w:delText>635</w:delText>
              </w:r>
            </w:del>
            <w:ins w:id="1583" w:author="Revision v4 to v5" w:date="2026-09-16T00:02:00Z">
              <w:r>
                <w:t>645</w:t>
              </w:r>
            </w:ins>
          </w:p>
        </w:tc>
        <w:tc>
          <w:tcPr>
            <w:tcW w:w="907" w:type="dxa"/>
            <w:tcMar>
              <w:top w:w="60" w:type="dxa"/>
              <w:left w:w="90" w:type="dxa"/>
              <w:bottom w:w="60" w:type="dxa"/>
              <w:right w:w="90" w:type="dxa"/>
            </w:tcMar>
            <w:vAlign w:val="center"/>
          </w:tcPr>
          <w:p w14:paraId="7D0946AE" w14:textId="27D188C2" w:rsidR="00BE0011" w:rsidRDefault="004C25F4">
            <w:pPr>
              <w:spacing w:line="264" w:lineRule="auto"/>
              <w:jc w:val="center"/>
            </w:pPr>
            <w:r>
              <w:rPr>
                <w:rPrChange w:id="1584" w:author="Revision v4 to v5" w:date="2026-09-16T00:02:00Z">
                  <w:rPr>
                    <w:b/>
                  </w:rPr>
                </w:rPrChange>
              </w:rPr>
              <w:t>0.</w:t>
            </w:r>
            <w:del w:id="1585" w:author="Revision v4 to v5" w:date="2026-09-16T00:02:00Z">
              <w:r w:rsidR="0002162A">
                <w:rPr>
                  <w:b/>
                  <w:bCs/>
                </w:rPr>
                <w:delText>557</w:delText>
              </w:r>
            </w:del>
            <w:ins w:id="1586" w:author="Revision v4 to v5" w:date="2026-09-16T00:02:00Z">
              <w:r>
                <w:t>604</w:t>
              </w:r>
            </w:ins>
          </w:p>
        </w:tc>
        <w:tc>
          <w:tcPr>
            <w:tcW w:w="907" w:type="dxa"/>
            <w:tcMar>
              <w:top w:w="60" w:type="dxa"/>
              <w:left w:w="90" w:type="dxa"/>
              <w:bottom w:w="60" w:type="dxa"/>
              <w:right w:w="90" w:type="dxa"/>
            </w:tcMar>
            <w:vAlign w:val="center"/>
          </w:tcPr>
          <w:p w14:paraId="67E97952" w14:textId="77777777" w:rsidR="00BE0011" w:rsidRDefault="004C25F4">
            <w:pPr>
              <w:spacing w:line="264" w:lineRule="auto"/>
              <w:jc w:val="center"/>
            </w:pPr>
            <w:r>
              <w:rPr>
                <w:rPrChange w:id="1587" w:author="Revision v4 to v5" w:date="2026-09-16T00:02:00Z">
                  <w:rPr>
                    <w:b/>
                  </w:rPr>
                </w:rPrChange>
              </w:rPr>
              <w:t>5,401</w:t>
            </w:r>
          </w:p>
        </w:tc>
      </w:tr>
    </w:tbl>
    <w:p w14:paraId="267D4173" w14:textId="77777777" w:rsidR="00BE0011" w:rsidRDefault="004C25F4">
      <w:pPr>
        <w:spacing w:before="160" w:after="120" w:line="276" w:lineRule="auto"/>
        <w:jc w:val="center"/>
      </w:pPr>
      <w:r>
        <w:rPr>
          <w:sz w:val="22"/>
          <w:rPrChange w:id="1588" w:author="Revision v4 to v5" w:date="2026-09-16T00:02:00Z">
            <w:rPr>
              <w:b/>
              <w:sz w:val="22"/>
            </w:rPr>
          </w:rPrChange>
        </w:rPr>
        <w:t xml:space="preserve">Table B2. </w:t>
      </w:r>
      <w:r>
        <w:rPr>
          <w:sz w:val="22"/>
          <w:szCs w:val="22"/>
        </w:rPr>
        <w:t xml:space="preserve">SHAP individual-feature importance (mean |φⱼ| across all classes), 11-feature main configuration, </w:t>
      </w:r>
      <w:ins w:id="1589" w:author="Revision v4 to v5" w:date="2026-09-16T00:02:00Z">
        <w:r>
          <w:rPr>
            <w:sz w:val="22"/>
            <w:szCs w:val="22"/>
          </w:rPr>
          <w:t xml:space="preserve">no </w:t>
        </w:r>
      </w:ins>
      <w:r>
        <w:rPr>
          <w:sz w:val="22"/>
          <w:szCs w:val="22"/>
        </w:rPr>
        <w:t>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7"/>
        <w:gridCol w:w="2700"/>
        <w:gridCol w:w="2725"/>
        <w:tblGridChange w:id="1590">
          <w:tblGrid>
            <w:gridCol w:w="3647"/>
            <w:gridCol w:w="425"/>
            <w:gridCol w:w="2275"/>
            <w:gridCol w:w="225"/>
            <w:gridCol w:w="2500"/>
          </w:tblGrid>
        </w:tblGridChange>
      </w:tblGrid>
      <w:tr w:rsidR="0002162A" w14:paraId="4A2B3597" w14:textId="77777777">
        <w:trPr>
          <w:tblHeader/>
        </w:trPr>
        <w:tc>
          <w:tcPr>
            <w:tcW w:w="3024" w:type="dxa"/>
            <w:shd w:val="clear" w:color="auto" w:fill="D9D9D9"/>
            <w:tcMar>
              <w:top w:w="60" w:type="dxa"/>
              <w:left w:w="90" w:type="dxa"/>
              <w:bottom w:w="60" w:type="dxa"/>
              <w:right w:w="90" w:type="dxa"/>
            </w:tcMar>
            <w:vAlign w:val="center"/>
          </w:tcPr>
          <w:p w14:paraId="2E449FBC" w14:textId="77777777" w:rsidR="00BE0011" w:rsidRDefault="004C25F4">
            <w:pPr>
              <w:spacing w:line="264" w:lineRule="auto"/>
            </w:pPr>
            <w:r>
              <w:rPr>
                <w:rPrChange w:id="1591" w:author="Revision v4 to v5" w:date="2026-09-16T00:02:00Z">
                  <w:rPr>
                    <w:b/>
                  </w:rPr>
                </w:rPrChange>
              </w:rPr>
              <w:t>Feature</w:t>
            </w:r>
          </w:p>
        </w:tc>
        <w:tc>
          <w:tcPr>
            <w:tcW w:w="3024" w:type="dxa"/>
            <w:shd w:val="clear" w:color="auto" w:fill="D9D9D9"/>
            <w:tcMar>
              <w:top w:w="60" w:type="dxa"/>
              <w:left w:w="90" w:type="dxa"/>
              <w:bottom w:w="60" w:type="dxa"/>
              <w:right w:w="90" w:type="dxa"/>
            </w:tcMar>
            <w:vAlign w:val="center"/>
          </w:tcPr>
          <w:p w14:paraId="19B0C9AA" w14:textId="77777777" w:rsidR="00BE0011" w:rsidRDefault="004C25F4">
            <w:pPr>
              <w:spacing w:line="264" w:lineRule="auto"/>
              <w:jc w:val="center"/>
            </w:pPr>
            <w:r>
              <w:rPr>
                <w:rPrChange w:id="1592" w:author="Revision v4 to v5" w:date="2026-09-16T00:02:00Z">
                  <w:rPr>
                    <w:b/>
                  </w:rPr>
                </w:rPrChange>
              </w:rPr>
              <w:t>XGBoost</w:t>
            </w:r>
          </w:p>
        </w:tc>
        <w:tc>
          <w:tcPr>
            <w:tcW w:w="3024" w:type="dxa"/>
            <w:shd w:val="clear" w:color="auto" w:fill="D9D9D9"/>
            <w:tcMar>
              <w:top w:w="60" w:type="dxa"/>
              <w:left w:w="90" w:type="dxa"/>
              <w:bottom w:w="60" w:type="dxa"/>
              <w:right w:w="90" w:type="dxa"/>
            </w:tcMar>
            <w:vAlign w:val="center"/>
          </w:tcPr>
          <w:p w14:paraId="2E35347C" w14:textId="77777777" w:rsidR="00BE0011" w:rsidRDefault="004C25F4">
            <w:pPr>
              <w:spacing w:line="264" w:lineRule="auto"/>
              <w:jc w:val="center"/>
            </w:pPr>
            <w:r>
              <w:rPr>
                <w:rPrChange w:id="1593" w:author="Revision v4 to v5" w:date="2026-09-16T00:02:00Z">
                  <w:rPr>
                    <w:b/>
                  </w:rPr>
                </w:rPrChange>
              </w:rPr>
              <w:t>LightGBM</w:t>
            </w:r>
          </w:p>
        </w:tc>
      </w:tr>
      <w:tr w:rsidR="00BE0011" w14:paraId="12491D7D"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594"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595" w:author="Revision v4 to v5" w:date="2026-09-16T00:02:00Z">
              <w:tcPr>
                <w:tcW w:w="4072" w:type="dxa"/>
                <w:gridSpan w:val="2"/>
                <w:tcMar>
                  <w:top w:w="60" w:type="dxa"/>
                  <w:left w:w="90" w:type="dxa"/>
                  <w:bottom w:w="60" w:type="dxa"/>
                  <w:right w:w="90" w:type="dxa"/>
                </w:tcMar>
                <w:vAlign w:val="center"/>
              </w:tcPr>
            </w:tcPrChange>
          </w:tcPr>
          <w:p w14:paraId="76B3B2B3" w14:textId="77777777" w:rsidR="00BE0011" w:rsidRDefault="004C25F4">
            <w:pPr>
              <w:spacing w:line="264" w:lineRule="auto"/>
            </w:pPr>
            <w:r>
              <w:rPr>
                <w:rPrChange w:id="1596" w:author="Revision v4 to v5" w:date="2026-09-16T00:02:00Z">
                  <w:rPr>
                    <w:b/>
                  </w:rPr>
                </w:rPrChange>
              </w:rPr>
              <w:t>DAYS_TO_MATURITY</w:t>
            </w:r>
          </w:p>
        </w:tc>
        <w:tc>
          <w:tcPr>
            <w:tcW w:w="3024" w:type="dxa"/>
            <w:tcMar>
              <w:top w:w="60" w:type="dxa"/>
              <w:left w:w="90" w:type="dxa"/>
              <w:bottom w:w="60" w:type="dxa"/>
              <w:right w:w="90" w:type="dxa"/>
            </w:tcMar>
            <w:vAlign w:val="center"/>
            <w:tcPrChange w:id="1597" w:author="Revision v4 to v5" w:date="2026-09-16T00:02:00Z">
              <w:tcPr>
                <w:tcW w:w="2500" w:type="dxa"/>
                <w:gridSpan w:val="2"/>
                <w:tcMar>
                  <w:top w:w="60" w:type="dxa"/>
                  <w:left w:w="90" w:type="dxa"/>
                  <w:bottom w:w="60" w:type="dxa"/>
                  <w:right w:w="90" w:type="dxa"/>
                </w:tcMar>
                <w:vAlign w:val="center"/>
              </w:tcPr>
            </w:tcPrChange>
          </w:tcPr>
          <w:p w14:paraId="66DB7CDA" w14:textId="2C784615" w:rsidR="00BE0011" w:rsidRDefault="004C25F4">
            <w:pPr>
              <w:spacing w:line="264" w:lineRule="auto"/>
              <w:jc w:val="center"/>
            </w:pPr>
            <w:r>
              <w:rPr>
                <w:rPrChange w:id="1598" w:author="Revision v4 to v5" w:date="2026-09-16T00:02:00Z">
                  <w:rPr>
                    <w:b/>
                  </w:rPr>
                </w:rPrChange>
              </w:rPr>
              <w:t>0.</w:t>
            </w:r>
            <w:del w:id="1599" w:author="Revision v4 to v5" w:date="2026-09-16T00:02:00Z">
              <w:r w:rsidR="0002162A">
                <w:rPr>
                  <w:b/>
                  <w:bCs/>
                </w:rPr>
                <w:delText>6710</w:delText>
              </w:r>
            </w:del>
            <w:ins w:id="1600" w:author="Revision v4 to v5" w:date="2026-09-16T00:02:00Z">
              <w:r>
                <w:t>8665</w:t>
              </w:r>
            </w:ins>
          </w:p>
        </w:tc>
        <w:tc>
          <w:tcPr>
            <w:tcW w:w="3024" w:type="dxa"/>
            <w:tcMar>
              <w:top w:w="60" w:type="dxa"/>
              <w:left w:w="90" w:type="dxa"/>
              <w:bottom w:w="60" w:type="dxa"/>
              <w:right w:w="90" w:type="dxa"/>
            </w:tcMar>
            <w:vAlign w:val="center"/>
            <w:tcPrChange w:id="1601" w:author="Revision v4 to v5" w:date="2026-09-16T00:02:00Z">
              <w:tcPr>
                <w:tcW w:w="2500" w:type="dxa"/>
                <w:tcMar>
                  <w:top w:w="60" w:type="dxa"/>
                  <w:left w:w="90" w:type="dxa"/>
                  <w:bottom w:w="60" w:type="dxa"/>
                  <w:right w:w="90" w:type="dxa"/>
                </w:tcMar>
                <w:vAlign w:val="center"/>
              </w:tcPr>
            </w:tcPrChange>
          </w:tcPr>
          <w:p w14:paraId="0D51B2E8" w14:textId="1D2551AC" w:rsidR="00BE0011" w:rsidRDefault="0002162A">
            <w:pPr>
              <w:spacing w:line="264" w:lineRule="auto"/>
              <w:jc w:val="center"/>
            </w:pPr>
            <w:del w:id="1602" w:author="Revision v4 to v5" w:date="2026-09-16T00:02:00Z">
              <w:r>
                <w:rPr>
                  <w:b/>
                  <w:bCs/>
                </w:rPr>
                <w:delText>0.9705</w:delText>
              </w:r>
            </w:del>
            <w:ins w:id="1603" w:author="Revision v4 to v5" w:date="2026-09-16T00:02:00Z">
              <w:r w:rsidR="004C25F4">
                <w:t>1.1694</w:t>
              </w:r>
            </w:ins>
          </w:p>
        </w:tc>
      </w:tr>
      <w:tr w:rsidR="00BE0011" w14:paraId="6A8DB1FB"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04"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05" w:author="Revision v4 to v5" w:date="2026-09-16T00:02:00Z">
              <w:tcPr>
                <w:tcW w:w="4072" w:type="dxa"/>
                <w:gridSpan w:val="2"/>
                <w:tcMar>
                  <w:top w:w="60" w:type="dxa"/>
                  <w:left w:w="90" w:type="dxa"/>
                  <w:bottom w:w="60" w:type="dxa"/>
                  <w:right w:w="90" w:type="dxa"/>
                </w:tcMar>
                <w:vAlign w:val="center"/>
              </w:tcPr>
            </w:tcPrChange>
          </w:tcPr>
          <w:p w14:paraId="6B1A9EC7" w14:textId="3BBAF63F" w:rsidR="00BE0011" w:rsidRDefault="004C25F4">
            <w:pPr>
              <w:spacing w:line="264" w:lineRule="auto"/>
            </w:pPr>
            <w:moveToRangeStart w:id="1606" w:author="Revision v4 to v5" w:date="2026-09-16T00:02:00Z" w:name="move240409350"/>
            <w:moveTo w:id="1607" w:author="Revision v4 to v5" w:date="2026-09-16T00:02:00Z">
              <w:r>
                <w:t>UTIL_RATE</w:t>
              </w:r>
            </w:moveTo>
            <w:moveFromRangeStart w:id="1608" w:author="Revision v4 to v5" w:date="2026-09-16T00:02:00Z" w:name="move240409351"/>
            <w:moveToRangeEnd w:id="1606"/>
            <w:moveFrom w:id="1609" w:author="Revision v4 to v5" w:date="2026-09-16T00:02:00Z">
              <w:r>
                <w:t>LAISUAT</w:t>
              </w:r>
            </w:moveFrom>
            <w:moveFromRangeEnd w:id="1608"/>
          </w:p>
        </w:tc>
        <w:tc>
          <w:tcPr>
            <w:tcW w:w="3024" w:type="dxa"/>
            <w:tcMar>
              <w:top w:w="60" w:type="dxa"/>
              <w:left w:w="90" w:type="dxa"/>
              <w:bottom w:w="60" w:type="dxa"/>
              <w:right w:w="90" w:type="dxa"/>
            </w:tcMar>
            <w:vAlign w:val="center"/>
            <w:tcPrChange w:id="1610" w:author="Revision v4 to v5" w:date="2026-09-16T00:02:00Z">
              <w:tcPr>
                <w:tcW w:w="2500" w:type="dxa"/>
                <w:gridSpan w:val="2"/>
                <w:tcMar>
                  <w:top w:w="60" w:type="dxa"/>
                  <w:left w:w="90" w:type="dxa"/>
                  <w:bottom w:w="60" w:type="dxa"/>
                  <w:right w:w="90" w:type="dxa"/>
                </w:tcMar>
                <w:vAlign w:val="center"/>
              </w:tcPr>
            </w:tcPrChange>
          </w:tcPr>
          <w:p w14:paraId="774A26A9" w14:textId="0E85A2A9" w:rsidR="00BE0011" w:rsidRDefault="004C25F4">
            <w:pPr>
              <w:spacing w:line="264" w:lineRule="auto"/>
              <w:jc w:val="center"/>
            </w:pPr>
            <w:r>
              <w:t>0.</w:t>
            </w:r>
            <w:del w:id="1611" w:author="Revision v4 to v5" w:date="2026-09-16T00:02:00Z">
              <w:r w:rsidR="0002162A">
                <w:delText>3586</w:delText>
              </w:r>
            </w:del>
            <w:ins w:id="1612" w:author="Revision v4 to v5" w:date="2026-09-16T00:02:00Z">
              <w:r>
                <w:t>3134</w:t>
              </w:r>
            </w:ins>
          </w:p>
        </w:tc>
        <w:tc>
          <w:tcPr>
            <w:tcW w:w="3024" w:type="dxa"/>
            <w:tcMar>
              <w:top w:w="60" w:type="dxa"/>
              <w:left w:w="90" w:type="dxa"/>
              <w:bottom w:w="60" w:type="dxa"/>
              <w:right w:w="90" w:type="dxa"/>
            </w:tcMar>
            <w:vAlign w:val="center"/>
            <w:tcPrChange w:id="1613" w:author="Revision v4 to v5" w:date="2026-09-16T00:02:00Z">
              <w:tcPr>
                <w:tcW w:w="2500" w:type="dxa"/>
                <w:tcMar>
                  <w:top w:w="60" w:type="dxa"/>
                  <w:left w:w="90" w:type="dxa"/>
                  <w:bottom w:w="60" w:type="dxa"/>
                  <w:right w:w="90" w:type="dxa"/>
                </w:tcMar>
                <w:vAlign w:val="center"/>
              </w:tcPr>
            </w:tcPrChange>
          </w:tcPr>
          <w:p w14:paraId="72BA2797" w14:textId="37BDE3B8" w:rsidR="00BE0011" w:rsidRDefault="004C25F4">
            <w:pPr>
              <w:spacing w:line="264" w:lineRule="auto"/>
              <w:jc w:val="center"/>
            </w:pPr>
            <w:r>
              <w:t>0.</w:t>
            </w:r>
            <w:del w:id="1614" w:author="Revision v4 to v5" w:date="2026-09-16T00:02:00Z">
              <w:r w:rsidR="0002162A">
                <w:delText>4445</w:delText>
              </w:r>
            </w:del>
            <w:ins w:id="1615" w:author="Revision v4 to v5" w:date="2026-09-16T00:02:00Z">
              <w:r>
                <w:t>4065</w:t>
              </w:r>
            </w:ins>
          </w:p>
        </w:tc>
      </w:tr>
      <w:tr w:rsidR="00BE0011" w14:paraId="1D397BBD"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16"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17" w:author="Revision v4 to v5" w:date="2026-09-16T00:02:00Z">
              <w:tcPr>
                <w:tcW w:w="4072" w:type="dxa"/>
                <w:gridSpan w:val="2"/>
                <w:tcMar>
                  <w:top w:w="60" w:type="dxa"/>
                  <w:left w:w="90" w:type="dxa"/>
                  <w:bottom w:w="60" w:type="dxa"/>
                  <w:right w:w="90" w:type="dxa"/>
                </w:tcMar>
                <w:vAlign w:val="center"/>
              </w:tcPr>
            </w:tcPrChange>
          </w:tcPr>
          <w:p w14:paraId="58F1DA33" w14:textId="0AD5D7C6" w:rsidR="00BE0011" w:rsidRDefault="004C25F4">
            <w:pPr>
              <w:spacing w:line="264" w:lineRule="auto"/>
            </w:pPr>
            <w:moveToRangeStart w:id="1618" w:author="Revision v4 to v5" w:date="2026-09-16T00:02:00Z" w:name="move240409352"/>
            <w:moveTo w:id="1619" w:author="Revision v4 to v5" w:date="2026-09-16T00:02:00Z">
              <w:r>
                <w:t>CURR_BAL</w:t>
              </w:r>
            </w:moveTo>
            <w:moveFromRangeStart w:id="1620" w:author="Revision v4 to v5" w:date="2026-09-16T00:02:00Z" w:name="move240409350"/>
            <w:moveToRangeEnd w:id="1618"/>
            <w:moveFrom w:id="1621" w:author="Revision v4 to v5" w:date="2026-09-16T00:02:00Z">
              <w:r>
                <w:t>UTIL_RATE</w:t>
              </w:r>
            </w:moveFrom>
            <w:moveFromRangeEnd w:id="1620"/>
          </w:p>
        </w:tc>
        <w:tc>
          <w:tcPr>
            <w:tcW w:w="3024" w:type="dxa"/>
            <w:tcMar>
              <w:top w:w="60" w:type="dxa"/>
              <w:left w:w="90" w:type="dxa"/>
              <w:bottom w:w="60" w:type="dxa"/>
              <w:right w:w="90" w:type="dxa"/>
            </w:tcMar>
            <w:vAlign w:val="center"/>
            <w:tcPrChange w:id="1622" w:author="Revision v4 to v5" w:date="2026-09-16T00:02:00Z">
              <w:tcPr>
                <w:tcW w:w="2500" w:type="dxa"/>
                <w:gridSpan w:val="2"/>
                <w:tcMar>
                  <w:top w:w="60" w:type="dxa"/>
                  <w:left w:w="90" w:type="dxa"/>
                  <w:bottom w:w="60" w:type="dxa"/>
                  <w:right w:w="90" w:type="dxa"/>
                </w:tcMar>
                <w:vAlign w:val="center"/>
              </w:tcPr>
            </w:tcPrChange>
          </w:tcPr>
          <w:p w14:paraId="514CC592" w14:textId="48C376CF" w:rsidR="00BE0011" w:rsidRDefault="004C25F4">
            <w:pPr>
              <w:spacing w:line="264" w:lineRule="auto"/>
              <w:jc w:val="center"/>
            </w:pPr>
            <w:r>
              <w:t>0.</w:t>
            </w:r>
            <w:del w:id="1623" w:author="Revision v4 to v5" w:date="2026-09-16T00:02:00Z">
              <w:r w:rsidR="0002162A">
                <w:delText>3256</w:delText>
              </w:r>
            </w:del>
            <w:ins w:id="1624" w:author="Revision v4 to v5" w:date="2026-09-16T00:02:00Z">
              <w:r>
                <w:t>2302</w:t>
              </w:r>
            </w:ins>
          </w:p>
        </w:tc>
        <w:tc>
          <w:tcPr>
            <w:tcW w:w="3024" w:type="dxa"/>
            <w:tcMar>
              <w:top w:w="60" w:type="dxa"/>
              <w:left w:w="90" w:type="dxa"/>
              <w:bottom w:w="60" w:type="dxa"/>
              <w:right w:w="90" w:type="dxa"/>
            </w:tcMar>
            <w:vAlign w:val="center"/>
            <w:tcPrChange w:id="1625" w:author="Revision v4 to v5" w:date="2026-09-16T00:02:00Z">
              <w:tcPr>
                <w:tcW w:w="2500" w:type="dxa"/>
                <w:tcMar>
                  <w:top w:w="60" w:type="dxa"/>
                  <w:left w:w="90" w:type="dxa"/>
                  <w:bottom w:w="60" w:type="dxa"/>
                  <w:right w:w="90" w:type="dxa"/>
                </w:tcMar>
                <w:vAlign w:val="center"/>
              </w:tcPr>
            </w:tcPrChange>
          </w:tcPr>
          <w:p w14:paraId="0944533A" w14:textId="0DB1BFAA" w:rsidR="00BE0011" w:rsidRDefault="004C25F4">
            <w:pPr>
              <w:spacing w:line="264" w:lineRule="auto"/>
              <w:jc w:val="center"/>
            </w:pPr>
            <w:r>
              <w:t>0.</w:t>
            </w:r>
            <w:del w:id="1626" w:author="Revision v4 to v5" w:date="2026-09-16T00:02:00Z">
              <w:r w:rsidR="0002162A">
                <w:delText>3928</w:delText>
              </w:r>
            </w:del>
            <w:ins w:id="1627" w:author="Revision v4 to v5" w:date="2026-09-16T00:02:00Z">
              <w:r>
                <w:t>3146</w:t>
              </w:r>
            </w:ins>
          </w:p>
        </w:tc>
      </w:tr>
      <w:tr w:rsidR="00BE0011" w14:paraId="04630D24"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28"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29" w:author="Revision v4 to v5" w:date="2026-09-16T00:02:00Z">
              <w:tcPr>
                <w:tcW w:w="4072" w:type="dxa"/>
                <w:gridSpan w:val="2"/>
                <w:tcMar>
                  <w:top w:w="60" w:type="dxa"/>
                  <w:left w:w="90" w:type="dxa"/>
                  <w:bottom w:w="60" w:type="dxa"/>
                  <w:right w:w="90" w:type="dxa"/>
                </w:tcMar>
                <w:vAlign w:val="center"/>
              </w:tcPr>
            </w:tcPrChange>
          </w:tcPr>
          <w:p w14:paraId="414CC6D2" w14:textId="771295C6" w:rsidR="00BE0011" w:rsidRDefault="004C25F4">
            <w:pPr>
              <w:spacing w:line="264" w:lineRule="auto"/>
            </w:pPr>
            <w:moveToRangeStart w:id="1630" w:author="Revision v4 to v5" w:date="2026-09-16T00:02:00Z" w:name="move240409351"/>
            <w:moveTo w:id="1631" w:author="Revision v4 to v5" w:date="2026-09-16T00:02:00Z">
              <w:r>
                <w:t>LAISUAT</w:t>
              </w:r>
            </w:moveTo>
            <w:moveToRangeEnd w:id="1630"/>
            <w:del w:id="1632" w:author="Revision v4 to v5" w:date="2026-09-16T00:02:00Z">
              <w:r w:rsidR="0002162A">
                <w:delText>ORGNBR</w:delText>
              </w:r>
            </w:del>
          </w:p>
        </w:tc>
        <w:tc>
          <w:tcPr>
            <w:tcW w:w="3024" w:type="dxa"/>
            <w:tcMar>
              <w:top w:w="60" w:type="dxa"/>
              <w:left w:w="90" w:type="dxa"/>
              <w:bottom w:w="60" w:type="dxa"/>
              <w:right w:w="90" w:type="dxa"/>
            </w:tcMar>
            <w:vAlign w:val="center"/>
            <w:tcPrChange w:id="1633" w:author="Revision v4 to v5" w:date="2026-09-16T00:02:00Z">
              <w:tcPr>
                <w:tcW w:w="2500" w:type="dxa"/>
                <w:gridSpan w:val="2"/>
                <w:tcMar>
                  <w:top w:w="60" w:type="dxa"/>
                  <w:left w:w="90" w:type="dxa"/>
                  <w:bottom w:w="60" w:type="dxa"/>
                  <w:right w:w="90" w:type="dxa"/>
                </w:tcMar>
                <w:vAlign w:val="center"/>
              </w:tcPr>
            </w:tcPrChange>
          </w:tcPr>
          <w:p w14:paraId="397432DE" w14:textId="1F08D5E7" w:rsidR="00BE0011" w:rsidRDefault="004C25F4">
            <w:pPr>
              <w:spacing w:line="264" w:lineRule="auto"/>
              <w:jc w:val="center"/>
            </w:pPr>
            <w:r>
              <w:t>0.</w:t>
            </w:r>
            <w:del w:id="1634" w:author="Revision v4 to v5" w:date="2026-09-16T00:02:00Z">
              <w:r w:rsidR="0002162A">
                <w:delText>2644</w:delText>
              </w:r>
            </w:del>
            <w:ins w:id="1635" w:author="Revision v4 to v5" w:date="2026-09-16T00:02:00Z">
              <w:r>
                <w:t>2599</w:t>
              </w:r>
            </w:ins>
          </w:p>
        </w:tc>
        <w:tc>
          <w:tcPr>
            <w:tcW w:w="3024" w:type="dxa"/>
            <w:tcMar>
              <w:top w:w="60" w:type="dxa"/>
              <w:left w:w="90" w:type="dxa"/>
              <w:bottom w:w="60" w:type="dxa"/>
              <w:right w:w="90" w:type="dxa"/>
            </w:tcMar>
            <w:vAlign w:val="center"/>
            <w:tcPrChange w:id="1636" w:author="Revision v4 to v5" w:date="2026-09-16T00:02:00Z">
              <w:tcPr>
                <w:tcW w:w="2500" w:type="dxa"/>
                <w:tcMar>
                  <w:top w:w="60" w:type="dxa"/>
                  <w:left w:w="90" w:type="dxa"/>
                  <w:bottom w:w="60" w:type="dxa"/>
                  <w:right w:w="90" w:type="dxa"/>
                </w:tcMar>
                <w:vAlign w:val="center"/>
              </w:tcPr>
            </w:tcPrChange>
          </w:tcPr>
          <w:p w14:paraId="39D03A8D" w14:textId="3102B3E5" w:rsidR="00BE0011" w:rsidRDefault="004C25F4">
            <w:pPr>
              <w:spacing w:line="264" w:lineRule="auto"/>
              <w:jc w:val="center"/>
            </w:pPr>
            <w:r>
              <w:t>0.</w:t>
            </w:r>
            <w:del w:id="1637" w:author="Revision v4 to v5" w:date="2026-09-16T00:02:00Z">
              <w:r w:rsidR="0002162A">
                <w:delText>3212</w:delText>
              </w:r>
            </w:del>
            <w:ins w:id="1638" w:author="Revision v4 to v5" w:date="2026-09-16T00:02:00Z">
              <w:r>
                <w:t>3019</w:t>
              </w:r>
            </w:ins>
          </w:p>
        </w:tc>
      </w:tr>
      <w:tr w:rsidR="00BE0011" w14:paraId="40144021"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39"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40" w:author="Revision v4 to v5" w:date="2026-09-16T00:02:00Z">
              <w:tcPr>
                <w:tcW w:w="4072" w:type="dxa"/>
                <w:gridSpan w:val="2"/>
                <w:tcMar>
                  <w:top w:w="60" w:type="dxa"/>
                  <w:left w:w="90" w:type="dxa"/>
                  <w:bottom w:w="60" w:type="dxa"/>
                  <w:right w:w="90" w:type="dxa"/>
                </w:tcMar>
                <w:vAlign w:val="center"/>
              </w:tcPr>
            </w:tcPrChange>
          </w:tcPr>
          <w:p w14:paraId="66FBD05A" w14:textId="4FBC1BC7" w:rsidR="00BE0011" w:rsidRDefault="004C25F4">
            <w:pPr>
              <w:spacing w:line="264" w:lineRule="auto"/>
            </w:pPr>
            <w:ins w:id="1641" w:author="Revision v4 to v5" w:date="2026-09-16T00:02:00Z">
              <w:r>
                <w:t>ORGNBR</w:t>
              </w:r>
            </w:ins>
            <w:moveFromRangeStart w:id="1642" w:author="Revision v4 to v5" w:date="2026-09-16T00:02:00Z" w:name="move240409353"/>
            <w:moveFrom w:id="1643" w:author="Revision v4 to v5" w:date="2026-09-16T00:02:00Z">
              <w:r>
                <w:t>CURRMIACCTTYPCD</w:t>
              </w:r>
            </w:moveFrom>
            <w:moveFromRangeEnd w:id="1642"/>
          </w:p>
        </w:tc>
        <w:tc>
          <w:tcPr>
            <w:tcW w:w="3024" w:type="dxa"/>
            <w:tcMar>
              <w:top w:w="60" w:type="dxa"/>
              <w:left w:w="90" w:type="dxa"/>
              <w:bottom w:w="60" w:type="dxa"/>
              <w:right w:w="90" w:type="dxa"/>
            </w:tcMar>
            <w:vAlign w:val="center"/>
            <w:tcPrChange w:id="1644" w:author="Revision v4 to v5" w:date="2026-09-16T00:02:00Z">
              <w:tcPr>
                <w:tcW w:w="2500" w:type="dxa"/>
                <w:gridSpan w:val="2"/>
                <w:tcMar>
                  <w:top w:w="60" w:type="dxa"/>
                  <w:left w:w="90" w:type="dxa"/>
                  <w:bottom w:w="60" w:type="dxa"/>
                  <w:right w:w="90" w:type="dxa"/>
                </w:tcMar>
                <w:vAlign w:val="center"/>
              </w:tcPr>
            </w:tcPrChange>
          </w:tcPr>
          <w:p w14:paraId="65750853" w14:textId="7E8274FC" w:rsidR="00BE0011" w:rsidRDefault="004C25F4">
            <w:pPr>
              <w:spacing w:line="264" w:lineRule="auto"/>
              <w:jc w:val="center"/>
            </w:pPr>
            <w:r>
              <w:t>0.</w:t>
            </w:r>
            <w:del w:id="1645" w:author="Revision v4 to v5" w:date="2026-09-16T00:02:00Z">
              <w:r w:rsidR="0002162A">
                <w:delText>2327</w:delText>
              </w:r>
            </w:del>
            <w:ins w:id="1646" w:author="Revision v4 to v5" w:date="2026-09-16T00:02:00Z">
              <w:r>
                <w:t>2209</w:t>
              </w:r>
            </w:ins>
          </w:p>
        </w:tc>
        <w:tc>
          <w:tcPr>
            <w:tcW w:w="3024" w:type="dxa"/>
            <w:tcMar>
              <w:top w:w="60" w:type="dxa"/>
              <w:left w:w="90" w:type="dxa"/>
              <w:bottom w:w="60" w:type="dxa"/>
              <w:right w:w="90" w:type="dxa"/>
            </w:tcMar>
            <w:vAlign w:val="center"/>
            <w:tcPrChange w:id="1647" w:author="Revision v4 to v5" w:date="2026-09-16T00:02:00Z">
              <w:tcPr>
                <w:tcW w:w="2500" w:type="dxa"/>
                <w:tcMar>
                  <w:top w:w="60" w:type="dxa"/>
                  <w:left w:w="90" w:type="dxa"/>
                  <w:bottom w:w="60" w:type="dxa"/>
                  <w:right w:w="90" w:type="dxa"/>
                </w:tcMar>
                <w:vAlign w:val="center"/>
              </w:tcPr>
            </w:tcPrChange>
          </w:tcPr>
          <w:p w14:paraId="55CD4D1D" w14:textId="6DCEE3A0" w:rsidR="00BE0011" w:rsidRDefault="004C25F4">
            <w:pPr>
              <w:spacing w:line="264" w:lineRule="auto"/>
              <w:jc w:val="center"/>
            </w:pPr>
            <w:r>
              <w:t>0.</w:t>
            </w:r>
            <w:del w:id="1648" w:author="Revision v4 to v5" w:date="2026-09-16T00:02:00Z">
              <w:r w:rsidR="0002162A">
                <w:delText>2856</w:delText>
              </w:r>
            </w:del>
            <w:ins w:id="1649" w:author="Revision v4 to v5" w:date="2026-09-16T00:02:00Z">
              <w:r>
                <w:t>3009</w:t>
              </w:r>
            </w:ins>
          </w:p>
        </w:tc>
      </w:tr>
      <w:tr w:rsidR="00BE0011" w14:paraId="56486149"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50"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51" w:author="Revision v4 to v5" w:date="2026-09-16T00:02:00Z">
              <w:tcPr>
                <w:tcW w:w="4072" w:type="dxa"/>
                <w:gridSpan w:val="2"/>
                <w:tcMar>
                  <w:top w:w="60" w:type="dxa"/>
                  <w:left w:w="90" w:type="dxa"/>
                  <w:bottom w:w="60" w:type="dxa"/>
                  <w:right w:w="90" w:type="dxa"/>
                </w:tcMar>
                <w:vAlign w:val="center"/>
              </w:tcPr>
            </w:tcPrChange>
          </w:tcPr>
          <w:p w14:paraId="63ED0FB9" w14:textId="34FF6989" w:rsidR="00BE0011" w:rsidRDefault="004C25F4">
            <w:pPr>
              <w:spacing w:line="264" w:lineRule="auto"/>
            </w:pPr>
            <w:ins w:id="1652" w:author="Revision v4 to v5" w:date="2026-09-16T00:02:00Z">
              <w:r>
                <w:t>LOAN_TENURE_DAYS</w:t>
              </w:r>
            </w:ins>
            <w:moveFromRangeStart w:id="1653" w:author="Revision v4 to v5" w:date="2026-09-16T00:02:00Z" w:name="move240409352"/>
            <w:moveFrom w:id="1654" w:author="Revision v4 to v5" w:date="2026-09-16T00:02:00Z">
              <w:r>
                <w:t>CURR_BAL</w:t>
              </w:r>
            </w:moveFrom>
            <w:moveFromRangeEnd w:id="1653"/>
          </w:p>
        </w:tc>
        <w:tc>
          <w:tcPr>
            <w:tcW w:w="3024" w:type="dxa"/>
            <w:tcMar>
              <w:top w:w="60" w:type="dxa"/>
              <w:left w:w="90" w:type="dxa"/>
              <w:bottom w:w="60" w:type="dxa"/>
              <w:right w:w="90" w:type="dxa"/>
            </w:tcMar>
            <w:vAlign w:val="center"/>
            <w:tcPrChange w:id="1655" w:author="Revision v4 to v5" w:date="2026-09-16T00:02:00Z">
              <w:tcPr>
                <w:tcW w:w="2500" w:type="dxa"/>
                <w:gridSpan w:val="2"/>
                <w:tcMar>
                  <w:top w:w="60" w:type="dxa"/>
                  <w:left w:w="90" w:type="dxa"/>
                  <w:bottom w:w="60" w:type="dxa"/>
                  <w:right w:w="90" w:type="dxa"/>
                </w:tcMar>
                <w:vAlign w:val="center"/>
              </w:tcPr>
            </w:tcPrChange>
          </w:tcPr>
          <w:p w14:paraId="18810EF7" w14:textId="458082B6" w:rsidR="00BE0011" w:rsidRDefault="004C25F4">
            <w:pPr>
              <w:spacing w:line="264" w:lineRule="auto"/>
              <w:jc w:val="center"/>
            </w:pPr>
            <w:r>
              <w:t>0.</w:t>
            </w:r>
            <w:del w:id="1656" w:author="Revision v4 to v5" w:date="2026-09-16T00:02:00Z">
              <w:r w:rsidR="0002162A">
                <w:delText>2247</w:delText>
              </w:r>
            </w:del>
            <w:ins w:id="1657" w:author="Revision v4 to v5" w:date="2026-09-16T00:02:00Z">
              <w:r>
                <w:t>2178</w:t>
              </w:r>
            </w:ins>
          </w:p>
        </w:tc>
        <w:tc>
          <w:tcPr>
            <w:tcW w:w="3024" w:type="dxa"/>
            <w:tcMar>
              <w:top w:w="60" w:type="dxa"/>
              <w:left w:w="90" w:type="dxa"/>
              <w:bottom w:w="60" w:type="dxa"/>
              <w:right w:w="90" w:type="dxa"/>
            </w:tcMar>
            <w:vAlign w:val="center"/>
            <w:tcPrChange w:id="1658" w:author="Revision v4 to v5" w:date="2026-09-16T00:02:00Z">
              <w:tcPr>
                <w:tcW w:w="2500" w:type="dxa"/>
                <w:tcMar>
                  <w:top w:w="60" w:type="dxa"/>
                  <w:left w:w="90" w:type="dxa"/>
                  <w:bottom w:w="60" w:type="dxa"/>
                  <w:right w:w="90" w:type="dxa"/>
                </w:tcMar>
                <w:vAlign w:val="center"/>
              </w:tcPr>
            </w:tcPrChange>
          </w:tcPr>
          <w:p w14:paraId="2A27DCA5" w14:textId="6E236711" w:rsidR="00BE0011" w:rsidRDefault="004C25F4">
            <w:pPr>
              <w:spacing w:line="264" w:lineRule="auto"/>
              <w:jc w:val="center"/>
            </w:pPr>
            <w:r>
              <w:t>0.</w:t>
            </w:r>
            <w:del w:id="1659" w:author="Revision v4 to v5" w:date="2026-09-16T00:02:00Z">
              <w:r w:rsidR="0002162A">
                <w:delText>2942</w:delText>
              </w:r>
            </w:del>
            <w:ins w:id="1660" w:author="Revision v4 to v5" w:date="2026-09-16T00:02:00Z">
              <w:r>
                <w:t>2424</w:t>
              </w:r>
            </w:ins>
          </w:p>
        </w:tc>
      </w:tr>
      <w:tr w:rsidR="00BE0011" w14:paraId="5037B1CC"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61"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62" w:author="Revision v4 to v5" w:date="2026-09-16T00:02:00Z">
              <w:tcPr>
                <w:tcW w:w="4072" w:type="dxa"/>
                <w:gridSpan w:val="2"/>
                <w:tcMar>
                  <w:top w:w="60" w:type="dxa"/>
                  <w:left w:w="90" w:type="dxa"/>
                  <w:bottom w:w="60" w:type="dxa"/>
                  <w:right w:w="90" w:type="dxa"/>
                </w:tcMar>
                <w:vAlign w:val="center"/>
              </w:tcPr>
            </w:tcPrChange>
          </w:tcPr>
          <w:p w14:paraId="31C901F7" w14:textId="5F35E70B" w:rsidR="00BE0011" w:rsidRDefault="004C25F4">
            <w:pPr>
              <w:spacing w:line="264" w:lineRule="auto"/>
            </w:pPr>
            <w:moveToRangeStart w:id="1663" w:author="Revision v4 to v5" w:date="2026-09-16T00:02:00Z" w:name="move240409354"/>
            <w:moveTo w:id="1664" w:author="Revision v4 to v5" w:date="2026-09-16T00:02:00Z">
              <w:r>
                <w:t>BASE_BAL</w:t>
              </w:r>
            </w:moveTo>
            <w:moveToRangeEnd w:id="1663"/>
            <w:del w:id="1665" w:author="Revision v4 to v5" w:date="2026-09-16T00:02:00Z">
              <w:r w:rsidR="0002162A">
                <w:delText>PARENTORGNBR</w:delText>
              </w:r>
            </w:del>
          </w:p>
        </w:tc>
        <w:tc>
          <w:tcPr>
            <w:tcW w:w="3024" w:type="dxa"/>
            <w:tcMar>
              <w:top w:w="60" w:type="dxa"/>
              <w:left w:w="90" w:type="dxa"/>
              <w:bottom w:w="60" w:type="dxa"/>
              <w:right w:w="90" w:type="dxa"/>
            </w:tcMar>
            <w:vAlign w:val="center"/>
            <w:tcPrChange w:id="1666" w:author="Revision v4 to v5" w:date="2026-09-16T00:02:00Z">
              <w:tcPr>
                <w:tcW w:w="2500" w:type="dxa"/>
                <w:gridSpan w:val="2"/>
                <w:tcMar>
                  <w:top w:w="60" w:type="dxa"/>
                  <w:left w:w="90" w:type="dxa"/>
                  <w:bottom w:w="60" w:type="dxa"/>
                  <w:right w:w="90" w:type="dxa"/>
                </w:tcMar>
                <w:vAlign w:val="center"/>
              </w:tcPr>
            </w:tcPrChange>
          </w:tcPr>
          <w:p w14:paraId="075D2F69" w14:textId="31ED722E" w:rsidR="00BE0011" w:rsidRDefault="004C25F4">
            <w:pPr>
              <w:spacing w:line="264" w:lineRule="auto"/>
              <w:jc w:val="center"/>
            </w:pPr>
            <w:r>
              <w:t>0.</w:t>
            </w:r>
            <w:del w:id="1667" w:author="Revision v4 to v5" w:date="2026-09-16T00:02:00Z">
              <w:r w:rsidR="0002162A">
                <w:delText>1631</w:delText>
              </w:r>
            </w:del>
            <w:ins w:id="1668" w:author="Revision v4 to v5" w:date="2026-09-16T00:02:00Z">
              <w:r>
                <w:t>1508</w:t>
              </w:r>
            </w:ins>
          </w:p>
        </w:tc>
        <w:tc>
          <w:tcPr>
            <w:tcW w:w="3024" w:type="dxa"/>
            <w:tcMar>
              <w:top w:w="60" w:type="dxa"/>
              <w:left w:w="90" w:type="dxa"/>
              <w:bottom w:w="60" w:type="dxa"/>
              <w:right w:w="90" w:type="dxa"/>
            </w:tcMar>
            <w:vAlign w:val="center"/>
            <w:tcPrChange w:id="1669" w:author="Revision v4 to v5" w:date="2026-09-16T00:02:00Z">
              <w:tcPr>
                <w:tcW w:w="2500" w:type="dxa"/>
                <w:tcMar>
                  <w:top w:w="60" w:type="dxa"/>
                  <w:left w:w="90" w:type="dxa"/>
                  <w:bottom w:w="60" w:type="dxa"/>
                  <w:right w:w="90" w:type="dxa"/>
                </w:tcMar>
                <w:vAlign w:val="center"/>
              </w:tcPr>
            </w:tcPrChange>
          </w:tcPr>
          <w:p w14:paraId="1CF077FC" w14:textId="7D4218BD" w:rsidR="00BE0011" w:rsidRDefault="004C25F4">
            <w:pPr>
              <w:spacing w:line="264" w:lineRule="auto"/>
              <w:jc w:val="center"/>
            </w:pPr>
            <w:r>
              <w:t>0.</w:t>
            </w:r>
            <w:del w:id="1670" w:author="Revision v4 to v5" w:date="2026-09-16T00:02:00Z">
              <w:r w:rsidR="0002162A">
                <w:delText>1804</w:delText>
              </w:r>
            </w:del>
            <w:ins w:id="1671" w:author="Revision v4 to v5" w:date="2026-09-16T00:02:00Z">
              <w:r>
                <w:t>2353</w:t>
              </w:r>
            </w:ins>
          </w:p>
        </w:tc>
      </w:tr>
      <w:tr w:rsidR="00BE0011" w14:paraId="464A897D"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72"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73" w:author="Revision v4 to v5" w:date="2026-09-16T00:02:00Z">
              <w:tcPr>
                <w:tcW w:w="4072" w:type="dxa"/>
                <w:gridSpan w:val="2"/>
                <w:tcMar>
                  <w:top w:w="60" w:type="dxa"/>
                  <w:left w:w="90" w:type="dxa"/>
                  <w:bottom w:w="60" w:type="dxa"/>
                  <w:right w:w="90" w:type="dxa"/>
                </w:tcMar>
                <w:vAlign w:val="center"/>
              </w:tcPr>
            </w:tcPrChange>
          </w:tcPr>
          <w:p w14:paraId="03ACC23E" w14:textId="6BBBF62E" w:rsidR="00BE0011" w:rsidRDefault="004C25F4">
            <w:pPr>
              <w:spacing w:line="264" w:lineRule="auto"/>
            </w:pPr>
            <w:moveToRangeStart w:id="1674" w:author="Revision v4 to v5" w:date="2026-09-16T00:02:00Z" w:name="move240409353"/>
            <w:moveTo w:id="1675" w:author="Revision v4 to v5" w:date="2026-09-16T00:02:00Z">
              <w:r>
                <w:t>CURRMIACCTTYPCD</w:t>
              </w:r>
            </w:moveTo>
            <w:moveFromRangeStart w:id="1676" w:author="Revision v4 to v5" w:date="2026-09-16T00:02:00Z" w:name="move240409354"/>
            <w:moveToRangeEnd w:id="1674"/>
            <w:moveFrom w:id="1677" w:author="Revision v4 to v5" w:date="2026-09-16T00:02:00Z">
              <w:r>
                <w:t>BASE_BAL</w:t>
              </w:r>
            </w:moveFrom>
            <w:moveFromRangeEnd w:id="1676"/>
          </w:p>
        </w:tc>
        <w:tc>
          <w:tcPr>
            <w:tcW w:w="3024" w:type="dxa"/>
            <w:tcMar>
              <w:top w:w="60" w:type="dxa"/>
              <w:left w:w="90" w:type="dxa"/>
              <w:bottom w:w="60" w:type="dxa"/>
              <w:right w:w="90" w:type="dxa"/>
            </w:tcMar>
            <w:vAlign w:val="center"/>
            <w:tcPrChange w:id="1678" w:author="Revision v4 to v5" w:date="2026-09-16T00:02:00Z">
              <w:tcPr>
                <w:tcW w:w="2500" w:type="dxa"/>
                <w:gridSpan w:val="2"/>
                <w:tcMar>
                  <w:top w:w="60" w:type="dxa"/>
                  <w:left w:w="90" w:type="dxa"/>
                  <w:bottom w:w="60" w:type="dxa"/>
                  <w:right w:w="90" w:type="dxa"/>
                </w:tcMar>
                <w:vAlign w:val="center"/>
              </w:tcPr>
            </w:tcPrChange>
          </w:tcPr>
          <w:p w14:paraId="15A483EA" w14:textId="24E035BA" w:rsidR="00BE0011" w:rsidRDefault="004C25F4">
            <w:pPr>
              <w:spacing w:line="264" w:lineRule="auto"/>
              <w:jc w:val="center"/>
            </w:pPr>
            <w:r>
              <w:t>0.</w:t>
            </w:r>
            <w:del w:id="1679" w:author="Revision v4 to v5" w:date="2026-09-16T00:02:00Z">
              <w:r w:rsidR="0002162A">
                <w:delText>1585</w:delText>
              </w:r>
            </w:del>
            <w:ins w:id="1680" w:author="Revision v4 to v5" w:date="2026-09-16T00:02:00Z">
              <w:r>
                <w:t>1520</w:t>
              </w:r>
            </w:ins>
          </w:p>
        </w:tc>
        <w:tc>
          <w:tcPr>
            <w:tcW w:w="3024" w:type="dxa"/>
            <w:tcMar>
              <w:top w:w="60" w:type="dxa"/>
              <w:left w:w="90" w:type="dxa"/>
              <w:bottom w:w="60" w:type="dxa"/>
              <w:right w:w="90" w:type="dxa"/>
            </w:tcMar>
            <w:vAlign w:val="center"/>
            <w:tcPrChange w:id="1681" w:author="Revision v4 to v5" w:date="2026-09-16T00:02:00Z">
              <w:tcPr>
                <w:tcW w:w="2500" w:type="dxa"/>
                <w:tcMar>
                  <w:top w:w="60" w:type="dxa"/>
                  <w:left w:w="90" w:type="dxa"/>
                  <w:bottom w:w="60" w:type="dxa"/>
                  <w:right w:w="90" w:type="dxa"/>
                </w:tcMar>
                <w:vAlign w:val="center"/>
              </w:tcPr>
            </w:tcPrChange>
          </w:tcPr>
          <w:p w14:paraId="6365751B" w14:textId="4879F384" w:rsidR="00BE0011" w:rsidRDefault="004C25F4">
            <w:pPr>
              <w:spacing w:line="264" w:lineRule="auto"/>
              <w:jc w:val="center"/>
            </w:pPr>
            <w:r>
              <w:t>0.</w:t>
            </w:r>
            <w:del w:id="1682" w:author="Revision v4 to v5" w:date="2026-09-16T00:02:00Z">
              <w:r w:rsidR="0002162A">
                <w:delText>2340</w:delText>
              </w:r>
            </w:del>
            <w:ins w:id="1683" w:author="Revision v4 to v5" w:date="2026-09-16T00:02:00Z">
              <w:r>
                <w:t>1806</w:t>
              </w:r>
            </w:ins>
          </w:p>
        </w:tc>
      </w:tr>
      <w:tr w:rsidR="00BE0011" w14:paraId="344618CE"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84"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85" w:author="Revision v4 to v5" w:date="2026-09-16T00:02:00Z">
              <w:tcPr>
                <w:tcW w:w="4072" w:type="dxa"/>
                <w:gridSpan w:val="2"/>
                <w:tcMar>
                  <w:top w:w="60" w:type="dxa"/>
                  <w:left w:w="90" w:type="dxa"/>
                  <w:bottom w:w="60" w:type="dxa"/>
                  <w:right w:w="90" w:type="dxa"/>
                </w:tcMar>
                <w:vAlign w:val="center"/>
              </w:tcPr>
            </w:tcPrChange>
          </w:tcPr>
          <w:p w14:paraId="348963D7" w14:textId="097FEBB8" w:rsidR="00BE0011" w:rsidRDefault="004C25F4">
            <w:pPr>
              <w:spacing w:line="264" w:lineRule="auto"/>
            </w:pPr>
            <w:ins w:id="1686" w:author="Revision v4 to v5" w:date="2026-09-16T00:02:00Z">
              <w:r>
                <w:t>PARENTORGNBR</w:t>
              </w:r>
            </w:ins>
            <w:moveFromRangeStart w:id="1687" w:author="Revision v4 to v5" w:date="2026-09-16T00:02:00Z" w:name="move240409355"/>
            <w:moveFrom w:id="1688" w:author="Revision v4 to v5" w:date="2026-09-16T00:02:00Z">
              <w:r>
                <w:t>MUCDICHVAY</w:t>
              </w:r>
            </w:moveFrom>
            <w:moveFromRangeEnd w:id="1687"/>
          </w:p>
        </w:tc>
        <w:tc>
          <w:tcPr>
            <w:tcW w:w="3024" w:type="dxa"/>
            <w:tcMar>
              <w:top w:w="60" w:type="dxa"/>
              <w:left w:w="90" w:type="dxa"/>
              <w:bottom w:w="60" w:type="dxa"/>
              <w:right w:w="90" w:type="dxa"/>
            </w:tcMar>
            <w:vAlign w:val="center"/>
            <w:tcPrChange w:id="1689" w:author="Revision v4 to v5" w:date="2026-09-16T00:02:00Z">
              <w:tcPr>
                <w:tcW w:w="2500" w:type="dxa"/>
                <w:gridSpan w:val="2"/>
                <w:tcMar>
                  <w:top w:w="60" w:type="dxa"/>
                  <w:left w:w="90" w:type="dxa"/>
                  <w:bottom w:w="60" w:type="dxa"/>
                  <w:right w:w="90" w:type="dxa"/>
                </w:tcMar>
                <w:vAlign w:val="center"/>
              </w:tcPr>
            </w:tcPrChange>
          </w:tcPr>
          <w:p w14:paraId="15C80A5F" w14:textId="0B82A061" w:rsidR="00BE0011" w:rsidRDefault="004C25F4">
            <w:pPr>
              <w:spacing w:line="264" w:lineRule="auto"/>
              <w:jc w:val="center"/>
            </w:pPr>
            <w:r>
              <w:t>0.</w:t>
            </w:r>
            <w:del w:id="1690" w:author="Revision v4 to v5" w:date="2026-09-16T00:02:00Z">
              <w:r w:rsidR="0002162A">
                <w:delText>1168</w:delText>
              </w:r>
            </w:del>
            <w:ins w:id="1691" w:author="Revision v4 to v5" w:date="2026-09-16T00:02:00Z">
              <w:r>
                <w:t>1728</w:t>
              </w:r>
            </w:ins>
          </w:p>
        </w:tc>
        <w:tc>
          <w:tcPr>
            <w:tcW w:w="3024" w:type="dxa"/>
            <w:tcMar>
              <w:top w:w="60" w:type="dxa"/>
              <w:left w:w="90" w:type="dxa"/>
              <w:bottom w:w="60" w:type="dxa"/>
              <w:right w:w="90" w:type="dxa"/>
            </w:tcMar>
            <w:vAlign w:val="center"/>
            <w:tcPrChange w:id="1692" w:author="Revision v4 to v5" w:date="2026-09-16T00:02:00Z">
              <w:tcPr>
                <w:tcW w:w="2500" w:type="dxa"/>
                <w:tcMar>
                  <w:top w:w="60" w:type="dxa"/>
                  <w:left w:w="90" w:type="dxa"/>
                  <w:bottom w:w="60" w:type="dxa"/>
                  <w:right w:w="90" w:type="dxa"/>
                </w:tcMar>
                <w:vAlign w:val="center"/>
              </w:tcPr>
            </w:tcPrChange>
          </w:tcPr>
          <w:p w14:paraId="36429B21" w14:textId="2D4F54FF" w:rsidR="00BE0011" w:rsidRDefault="004C25F4">
            <w:pPr>
              <w:spacing w:line="264" w:lineRule="auto"/>
              <w:jc w:val="center"/>
            </w:pPr>
            <w:r>
              <w:t>0.</w:t>
            </w:r>
            <w:del w:id="1693" w:author="Revision v4 to v5" w:date="2026-09-16T00:02:00Z">
              <w:r w:rsidR="0002162A">
                <w:delText>1324</w:delText>
              </w:r>
            </w:del>
            <w:ins w:id="1694" w:author="Revision v4 to v5" w:date="2026-09-16T00:02:00Z">
              <w:r>
                <w:t>1803</w:t>
              </w:r>
            </w:ins>
          </w:p>
        </w:tc>
      </w:tr>
      <w:tr w:rsidR="00BE0011" w14:paraId="73E4D932"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695"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696" w:author="Revision v4 to v5" w:date="2026-09-16T00:02:00Z">
              <w:tcPr>
                <w:tcW w:w="4072" w:type="dxa"/>
                <w:gridSpan w:val="2"/>
                <w:tcMar>
                  <w:top w:w="60" w:type="dxa"/>
                  <w:left w:w="90" w:type="dxa"/>
                  <w:bottom w:w="60" w:type="dxa"/>
                  <w:right w:w="90" w:type="dxa"/>
                </w:tcMar>
                <w:vAlign w:val="center"/>
              </w:tcPr>
            </w:tcPrChange>
          </w:tcPr>
          <w:p w14:paraId="00326C2F" w14:textId="577C9779" w:rsidR="00BE0011" w:rsidRDefault="004C25F4">
            <w:pPr>
              <w:spacing w:line="264" w:lineRule="auto"/>
            </w:pPr>
            <w:moveToRangeStart w:id="1697" w:author="Revision v4 to v5" w:date="2026-09-16T00:02:00Z" w:name="move240409355"/>
            <w:moveTo w:id="1698" w:author="Revision v4 to v5" w:date="2026-09-16T00:02:00Z">
              <w:r>
                <w:t>MUCDICHVAY</w:t>
              </w:r>
            </w:moveTo>
            <w:moveToRangeEnd w:id="1697"/>
            <w:del w:id="1699" w:author="Revision v4 to v5" w:date="2026-09-16T00:02:00Z">
              <w:r w:rsidR="0002162A">
                <w:delText>LOAN_TENURE_DAYS</w:delText>
              </w:r>
            </w:del>
          </w:p>
        </w:tc>
        <w:tc>
          <w:tcPr>
            <w:tcW w:w="3024" w:type="dxa"/>
            <w:tcMar>
              <w:top w:w="60" w:type="dxa"/>
              <w:left w:w="90" w:type="dxa"/>
              <w:bottom w:w="60" w:type="dxa"/>
              <w:right w:w="90" w:type="dxa"/>
            </w:tcMar>
            <w:vAlign w:val="center"/>
            <w:tcPrChange w:id="1700" w:author="Revision v4 to v5" w:date="2026-09-16T00:02:00Z">
              <w:tcPr>
                <w:tcW w:w="2500" w:type="dxa"/>
                <w:gridSpan w:val="2"/>
                <w:tcMar>
                  <w:top w:w="60" w:type="dxa"/>
                  <w:left w:w="90" w:type="dxa"/>
                  <w:bottom w:w="60" w:type="dxa"/>
                  <w:right w:w="90" w:type="dxa"/>
                </w:tcMar>
                <w:vAlign w:val="center"/>
              </w:tcPr>
            </w:tcPrChange>
          </w:tcPr>
          <w:p w14:paraId="296CF648" w14:textId="61CBD8D1" w:rsidR="00BE0011" w:rsidRDefault="004C25F4">
            <w:pPr>
              <w:spacing w:line="264" w:lineRule="auto"/>
              <w:jc w:val="center"/>
            </w:pPr>
            <w:r>
              <w:t>0.</w:t>
            </w:r>
            <w:del w:id="1701" w:author="Revision v4 to v5" w:date="2026-09-16T00:02:00Z">
              <w:r w:rsidR="0002162A">
                <w:delText>1043</w:delText>
              </w:r>
            </w:del>
            <w:ins w:id="1702" w:author="Revision v4 to v5" w:date="2026-09-16T00:02:00Z">
              <w:r>
                <w:t>0598</w:t>
              </w:r>
            </w:ins>
          </w:p>
        </w:tc>
        <w:tc>
          <w:tcPr>
            <w:tcW w:w="3024" w:type="dxa"/>
            <w:tcMar>
              <w:top w:w="60" w:type="dxa"/>
              <w:left w:w="90" w:type="dxa"/>
              <w:bottom w:w="60" w:type="dxa"/>
              <w:right w:w="90" w:type="dxa"/>
            </w:tcMar>
            <w:vAlign w:val="center"/>
            <w:tcPrChange w:id="1703" w:author="Revision v4 to v5" w:date="2026-09-16T00:02:00Z">
              <w:tcPr>
                <w:tcW w:w="2500" w:type="dxa"/>
                <w:tcMar>
                  <w:top w:w="60" w:type="dxa"/>
                  <w:left w:w="90" w:type="dxa"/>
                  <w:bottom w:w="60" w:type="dxa"/>
                  <w:right w:w="90" w:type="dxa"/>
                </w:tcMar>
                <w:vAlign w:val="center"/>
              </w:tcPr>
            </w:tcPrChange>
          </w:tcPr>
          <w:p w14:paraId="5430EC44" w14:textId="6449BE4A" w:rsidR="00BE0011" w:rsidRDefault="004C25F4">
            <w:pPr>
              <w:spacing w:line="264" w:lineRule="auto"/>
              <w:jc w:val="center"/>
            </w:pPr>
            <w:r>
              <w:t>0.</w:t>
            </w:r>
            <w:del w:id="1704" w:author="Revision v4 to v5" w:date="2026-09-16T00:02:00Z">
              <w:r w:rsidR="0002162A">
                <w:delText>1164</w:delText>
              </w:r>
            </w:del>
            <w:ins w:id="1705" w:author="Revision v4 to v5" w:date="2026-09-16T00:02:00Z">
              <w:r>
                <w:t>0756</w:t>
              </w:r>
            </w:ins>
          </w:p>
        </w:tc>
      </w:tr>
      <w:tr w:rsidR="00BE0011" w14:paraId="499437F3" w14:textId="77777777">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1706" w:author="Revision v4 to v5" w:date="2026-09-16T00:02:00Z">
            <w:tblPrEx>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c>
          <w:tcPr>
            <w:tcW w:w="3024" w:type="dxa"/>
            <w:tcMar>
              <w:top w:w="60" w:type="dxa"/>
              <w:left w:w="90" w:type="dxa"/>
              <w:bottom w:w="60" w:type="dxa"/>
              <w:right w:w="90" w:type="dxa"/>
            </w:tcMar>
            <w:vAlign w:val="center"/>
            <w:tcPrChange w:id="1707" w:author="Revision v4 to v5" w:date="2026-09-16T00:02:00Z">
              <w:tcPr>
                <w:tcW w:w="4072" w:type="dxa"/>
                <w:gridSpan w:val="2"/>
                <w:tcMar>
                  <w:top w:w="60" w:type="dxa"/>
                  <w:left w:w="90" w:type="dxa"/>
                  <w:bottom w:w="60" w:type="dxa"/>
                  <w:right w:w="90" w:type="dxa"/>
                </w:tcMar>
                <w:vAlign w:val="center"/>
              </w:tcPr>
            </w:tcPrChange>
          </w:tcPr>
          <w:p w14:paraId="2D6D53F8" w14:textId="77777777" w:rsidR="00BE0011" w:rsidRDefault="004C25F4">
            <w:pPr>
              <w:spacing w:line="264" w:lineRule="auto"/>
            </w:pPr>
            <w:r>
              <w:t>MJACCTTYPCD</w:t>
            </w:r>
          </w:p>
        </w:tc>
        <w:tc>
          <w:tcPr>
            <w:tcW w:w="3024" w:type="dxa"/>
            <w:tcMar>
              <w:top w:w="60" w:type="dxa"/>
              <w:left w:w="90" w:type="dxa"/>
              <w:bottom w:w="60" w:type="dxa"/>
              <w:right w:w="90" w:type="dxa"/>
            </w:tcMar>
            <w:vAlign w:val="center"/>
            <w:tcPrChange w:id="1708" w:author="Revision v4 to v5" w:date="2026-09-16T00:02:00Z">
              <w:tcPr>
                <w:tcW w:w="2500" w:type="dxa"/>
                <w:gridSpan w:val="2"/>
                <w:tcMar>
                  <w:top w:w="60" w:type="dxa"/>
                  <w:left w:w="90" w:type="dxa"/>
                  <w:bottom w:w="60" w:type="dxa"/>
                  <w:right w:w="90" w:type="dxa"/>
                </w:tcMar>
                <w:vAlign w:val="center"/>
              </w:tcPr>
            </w:tcPrChange>
          </w:tcPr>
          <w:p w14:paraId="563B0DDC" w14:textId="7C15FA17" w:rsidR="00BE0011" w:rsidRDefault="004C25F4">
            <w:pPr>
              <w:spacing w:line="264" w:lineRule="auto"/>
              <w:jc w:val="center"/>
            </w:pPr>
            <w:r>
              <w:t>0.</w:t>
            </w:r>
            <w:del w:id="1709" w:author="Revision v4 to v5" w:date="2026-09-16T00:02:00Z">
              <w:r w:rsidR="0002162A">
                <w:delText>0291</w:delText>
              </w:r>
            </w:del>
            <w:ins w:id="1710" w:author="Revision v4 to v5" w:date="2026-09-16T00:02:00Z">
              <w:r>
                <w:t>0146</w:t>
              </w:r>
            </w:ins>
          </w:p>
        </w:tc>
        <w:tc>
          <w:tcPr>
            <w:tcW w:w="3024" w:type="dxa"/>
            <w:tcMar>
              <w:top w:w="60" w:type="dxa"/>
              <w:left w:w="90" w:type="dxa"/>
              <w:bottom w:w="60" w:type="dxa"/>
              <w:right w:w="90" w:type="dxa"/>
            </w:tcMar>
            <w:vAlign w:val="center"/>
            <w:tcPrChange w:id="1711" w:author="Revision v4 to v5" w:date="2026-09-16T00:02:00Z">
              <w:tcPr>
                <w:tcW w:w="2500" w:type="dxa"/>
                <w:tcMar>
                  <w:top w:w="60" w:type="dxa"/>
                  <w:left w:w="90" w:type="dxa"/>
                  <w:bottom w:w="60" w:type="dxa"/>
                  <w:right w:w="90" w:type="dxa"/>
                </w:tcMar>
                <w:vAlign w:val="center"/>
              </w:tcPr>
            </w:tcPrChange>
          </w:tcPr>
          <w:p w14:paraId="328F96AD" w14:textId="7228430E" w:rsidR="00BE0011" w:rsidRDefault="004C25F4">
            <w:pPr>
              <w:spacing w:line="264" w:lineRule="auto"/>
              <w:jc w:val="center"/>
            </w:pPr>
            <w:r>
              <w:t>0.</w:t>
            </w:r>
            <w:del w:id="1712" w:author="Revision v4 to v5" w:date="2026-09-16T00:02:00Z">
              <w:r w:rsidR="0002162A">
                <w:delText>0305</w:delText>
              </w:r>
            </w:del>
            <w:ins w:id="1713" w:author="Revision v4 to v5" w:date="2026-09-16T00:02:00Z">
              <w:r>
                <w:t>0158</w:t>
              </w:r>
            </w:ins>
          </w:p>
        </w:tc>
      </w:tr>
    </w:tbl>
    <w:p w14:paraId="6957F97E" w14:textId="77777777" w:rsidR="00BE0011" w:rsidRDefault="00BE0011"/>
    <w:sectPr w:rsidR="00BE0011">
      <w:headerReference w:type="default" r:id="rId25"/>
      <w:footerReference w:type="default" r:id="rId26"/>
      <w:pgSz w:w="11906" w:h="16838"/>
      <w:pgMar w:top="1417" w:right="1417" w:bottom="1417"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3" w:author="Thị Thanh An Lê" w:date="2026-08-30T12:23:00Z" w:initials="TL">
    <w:p w14:paraId="25EFAEF7" w14:textId="77777777" w:rsidR="00BE0011" w:rsidRDefault="004C25F4">
      <w:pPr>
        <w:pStyle w:val="CommentText"/>
      </w:pPr>
      <w:r>
        <w:t>Phần này tương ứng với 1 research gap, mà nội dung hơi ngắn. Nên viết rõ hơn chút, để đóng góp cụ thể hơn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AE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AEF7" w16cid:durableId="2E5455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20EFF" w14:textId="77777777" w:rsidR="0002162A" w:rsidRDefault="0002162A">
      <w:r>
        <w:separator/>
      </w:r>
    </w:p>
  </w:endnote>
  <w:endnote w:type="continuationSeparator" w:id="0">
    <w:p w14:paraId="6D304CA6" w14:textId="77777777" w:rsidR="0002162A" w:rsidRDefault="0002162A">
      <w:r>
        <w:continuationSeparator/>
      </w:r>
    </w:p>
  </w:endnote>
  <w:endnote w:type="continuationNotice" w:id="1">
    <w:p w14:paraId="4D290165" w14:textId="77777777" w:rsidR="0002162A" w:rsidRDefault="000216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94BD0" w14:textId="77777777" w:rsidR="00BE0011" w:rsidRDefault="004C25F4">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6ED01" w14:textId="77777777" w:rsidR="0002162A" w:rsidRDefault="0002162A">
      <w:r>
        <w:separator/>
      </w:r>
    </w:p>
  </w:footnote>
  <w:footnote w:type="continuationSeparator" w:id="0">
    <w:p w14:paraId="3324E128" w14:textId="77777777" w:rsidR="0002162A" w:rsidRDefault="0002162A">
      <w:r>
        <w:continuationSeparator/>
      </w:r>
    </w:p>
  </w:footnote>
  <w:footnote w:type="continuationNotice" w:id="1">
    <w:p w14:paraId="06438E4A" w14:textId="77777777" w:rsidR="0002162A" w:rsidRDefault="000216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E4A5" w14:textId="77777777" w:rsidR="0002162A" w:rsidRDefault="0002162A">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ị Thanh An Lê">
    <w15:presenceInfo w15:providerId="Windows Live" w15:userId="584643935cfa4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948"/>
    <w:rsid w:val="00007948"/>
    <w:rsid w:val="0002162A"/>
    <w:rsid w:val="00161C16"/>
    <w:rsid w:val="001B5DDA"/>
    <w:rsid w:val="0023114A"/>
    <w:rsid w:val="0023706F"/>
    <w:rsid w:val="003D3844"/>
    <w:rsid w:val="003F2E77"/>
    <w:rsid w:val="004509CC"/>
    <w:rsid w:val="004B38CB"/>
    <w:rsid w:val="004C25F4"/>
    <w:rsid w:val="00590FB0"/>
    <w:rsid w:val="006637D8"/>
    <w:rsid w:val="006843E5"/>
    <w:rsid w:val="0070578F"/>
    <w:rsid w:val="008479A9"/>
    <w:rsid w:val="0090323C"/>
    <w:rsid w:val="009507CB"/>
    <w:rsid w:val="0095184D"/>
    <w:rsid w:val="009F72CD"/>
    <w:rsid w:val="00B1209D"/>
    <w:rsid w:val="00B17DAB"/>
    <w:rsid w:val="00B212E6"/>
    <w:rsid w:val="00BE0011"/>
    <w:rsid w:val="00C66668"/>
    <w:rsid w:val="00D26FB8"/>
    <w:rsid w:val="00DD011D"/>
    <w:rsid w:val="00DD41CB"/>
    <w:rsid w:val="00E148FD"/>
    <w:rsid w:val="00E4402A"/>
    <w:rsid w:val="00E75F39"/>
    <w:rsid w:val="00ED6811"/>
    <w:rsid w:val="00F60FFB"/>
    <w:rsid w:val="57084404"/>
    <w:rsid w:val="61B43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FAECE89-B7F4-4006-9637-68F12E39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62A"/>
    <w:pPr>
      <w:pPrChange w:id="0" w:author="Revision v4 to v5" w:date="2026-09-16T00:02:00Z">
        <w:pPr/>
      </w:pPrChange>
    </w:pPr>
    <w:rPr>
      <w:rPrChange w:id="0" w:author="Revision v4 to v5" w:date="2026-09-16T00:02:00Z">
        <w:rPr>
          <w:lang w:val="en-US" w:eastAsia="en-US" w:bidi="ar-SA"/>
        </w:rPr>
      </w:rPrChange>
    </w:rPr>
  </w:style>
  <w:style w:type="paragraph" w:styleId="Heading1">
    <w:name w:val="heading 1"/>
    <w:uiPriority w:val="9"/>
    <w:qFormat/>
    <w:rsid w:val="0002162A"/>
    <w:pPr>
      <w:outlineLvl w:val="0"/>
      <w:pPrChange w:id="1" w:author="Revision v4 to v5" w:date="2026-09-16T00:02:00Z">
        <w:pPr>
          <w:outlineLvl w:val="0"/>
        </w:pPr>
      </w:pPrChange>
    </w:pPr>
    <w:rPr>
      <w:color w:val="2E74B5"/>
      <w:sz w:val="32"/>
      <w:szCs w:val="32"/>
      <w:rPrChange w:id="1" w:author="Revision v4 to v5" w:date="2026-09-16T00:02:00Z">
        <w:rPr>
          <w:color w:val="2E74B5"/>
          <w:sz w:val="32"/>
          <w:szCs w:val="32"/>
          <w:lang w:val="en-US" w:eastAsia="en-US" w:bidi="ar-SA"/>
        </w:rPr>
      </w:rPrChange>
    </w:rPr>
  </w:style>
  <w:style w:type="paragraph" w:styleId="Heading2">
    <w:name w:val="heading 2"/>
    <w:uiPriority w:val="9"/>
    <w:semiHidden/>
    <w:unhideWhenUsed/>
    <w:qFormat/>
    <w:rsid w:val="0002162A"/>
    <w:pPr>
      <w:outlineLvl w:val="1"/>
      <w:pPrChange w:id="2" w:author="Revision v4 to v5" w:date="2026-09-16T00:02:00Z">
        <w:pPr>
          <w:outlineLvl w:val="1"/>
        </w:pPr>
      </w:pPrChange>
    </w:pPr>
    <w:rPr>
      <w:color w:val="2E74B5"/>
      <w:sz w:val="26"/>
      <w:szCs w:val="26"/>
      <w:rPrChange w:id="2" w:author="Revision v4 to v5" w:date="2026-09-16T00:02:00Z">
        <w:rPr>
          <w:color w:val="2E74B5"/>
          <w:sz w:val="26"/>
          <w:szCs w:val="26"/>
          <w:lang w:val="en-US" w:eastAsia="en-US" w:bidi="ar-SA"/>
        </w:rPr>
      </w:rPrChange>
    </w:rPr>
  </w:style>
  <w:style w:type="paragraph" w:styleId="Heading3">
    <w:name w:val="heading 3"/>
    <w:link w:val="Heading3Char"/>
    <w:uiPriority w:val="9"/>
    <w:semiHidden/>
    <w:unhideWhenUsed/>
    <w:qFormat/>
    <w:rsid w:val="0002162A"/>
    <w:pPr>
      <w:outlineLvl w:val="2"/>
      <w:pPrChange w:id="3" w:author="Revision v4 to v5" w:date="2026-09-16T00:02:00Z">
        <w:pPr>
          <w:outlineLvl w:val="2"/>
        </w:pPr>
      </w:pPrChange>
    </w:pPr>
    <w:rPr>
      <w:color w:val="1F4D78"/>
      <w:sz w:val="24"/>
      <w:szCs w:val="24"/>
      <w:rPrChange w:id="3" w:author="Revision v4 to v5" w:date="2026-09-16T00:02:00Z">
        <w:rPr>
          <w:color w:val="1F4D78"/>
          <w:sz w:val="24"/>
          <w:szCs w:val="24"/>
          <w:lang w:val="en-US" w:eastAsia="en-US" w:bidi="ar-SA"/>
        </w:rPr>
      </w:rPrChange>
    </w:rPr>
  </w:style>
  <w:style w:type="paragraph" w:styleId="Heading4">
    <w:name w:val="heading 4"/>
    <w:uiPriority w:val="9"/>
    <w:semiHidden/>
    <w:unhideWhenUsed/>
    <w:qFormat/>
    <w:rsid w:val="0002162A"/>
    <w:pPr>
      <w:outlineLvl w:val="3"/>
      <w:pPrChange w:id="4" w:author="Revision v4 to v5" w:date="2026-09-16T00:02:00Z">
        <w:pPr>
          <w:outlineLvl w:val="3"/>
        </w:pPr>
      </w:pPrChange>
    </w:pPr>
    <w:rPr>
      <w:i/>
      <w:iCs/>
      <w:color w:val="2E74B5"/>
      <w:rPrChange w:id="4" w:author="Revision v4 to v5" w:date="2026-09-16T00:02:00Z">
        <w:rPr>
          <w:i/>
          <w:iCs/>
          <w:color w:val="2E74B5"/>
          <w:lang w:val="en-US" w:eastAsia="en-US" w:bidi="ar-SA"/>
        </w:rPr>
      </w:rPrChange>
    </w:rPr>
  </w:style>
  <w:style w:type="paragraph" w:styleId="Heading5">
    <w:name w:val="heading 5"/>
    <w:uiPriority w:val="9"/>
    <w:semiHidden/>
    <w:unhideWhenUsed/>
    <w:qFormat/>
    <w:rsid w:val="0002162A"/>
    <w:pPr>
      <w:outlineLvl w:val="4"/>
      <w:pPrChange w:id="5" w:author="Revision v4 to v5" w:date="2026-09-16T00:02:00Z">
        <w:pPr>
          <w:outlineLvl w:val="4"/>
        </w:pPr>
      </w:pPrChange>
    </w:pPr>
    <w:rPr>
      <w:color w:val="2E74B5"/>
      <w:rPrChange w:id="5" w:author="Revision v4 to v5" w:date="2026-09-16T00:02:00Z">
        <w:rPr>
          <w:color w:val="2E74B5"/>
          <w:lang w:val="en-US" w:eastAsia="en-US" w:bidi="ar-SA"/>
        </w:rPr>
      </w:rPrChange>
    </w:rPr>
  </w:style>
  <w:style w:type="paragraph" w:styleId="Heading6">
    <w:name w:val="heading 6"/>
    <w:uiPriority w:val="9"/>
    <w:semiHidden/>
    <w:unhideWhenUsed/>
    <w:qFormat/>
    <w:rsid w:val="0002162A"/>
    <w:pPr>
      <w:outlineLvl w:val="5"/>
      <w:pPrChange w:id="6" w:author="Revision v4 to v5" w:date="2026-09-16T00:02:00Z">
        <w:pPr>
          <w:outlineLvl w:val="5"/>
        </w:pPr>
      </w:pPrChange>
    </w:pPr>
    <w:rPr>
      <w:color w:val="1F4D78"/>
      <w:rPrChange w:id="6" w:author="Revision v4 to v5" w:date="2026-09-16T00:02:00Z">
        <w:rPr>
          <w:color w:val="1F4D7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sid w:val="0002162A"/>
    <w:pPr>
      <w:pPrChange w:id="7" w:author="Revision v4 to v5" w:date="2026-09-16T00:02:00Z">
        <w:pPr/>
      </w:pPrChange>
    </w:pPr>
    <w:rPr>
      <w:rPrChange w:id="7" w:author="Revision v4 to v5" w:date="2026-09-16T00:02:00Z">
        <w:rPr>
          <w:lang w:val="en-US" w:eastAsia="en-US" w:bidi="ar-SA"/>
        </w:rPr>
      </w:rPrChang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unhideWhenUsed/>
    <w:qFormat/>
    <w:rsid w:val="0002162A"/>
    <w:pPr>
      <w:pPrChange w:id="8" w:author="Revision v4 to v5" w:date="2026-09-16T00:02:00Z">
        <w:pPr/>
      </w:pPrChange>
    </w:pPr>
    <w:rPr>
      <w:rPrChange w:id="8" w:author="Revision v4 to v5" w:date="2026-09-16T00:02:00Z">
        <w:rPr>
          <w:lang w:val="en-US" w:eastAsia="en-US" w:bidi="ar-SA"/>
        </w:rPr>
      </w:rPrChange>
    </w:rPr>
  </w:style>
  <w:style w:type="character" w:styleId="Hyperlink">
    <w:name w:val="Hyperlink"/>
    <w:uiPriority w:val="99"/>
    <w:unhideWhenUsed/>
    <w:rPr>
      <w:color w:val="0563C1"/>
      <w:u w:val="single"/>
    </w:rPr>
  </w:style>
  <w:style w:type="character" w:styleId="Strong">
    <w:name w:val="Strong"/>
    <w:basedOn w:val="DefaultParagraphFont"/>
    <w:uiPriority w:val="22"/>
    <w:qFormat/>
    <w:rPr>
      <w:b/>
      <w:bCs/>
    </w:rPr>
  </w:style>
  <w:style w:type="paragraph" w:styleId="Title">
    <w:name w:val="Title"/>
    <w:uiPriority w:val="10"/>
    <w:qFormat/>
    <w:rsid w:val="0002162A"/>
    <w:pPr>
      <w:pPrChange w:id="9" w:author="Revision v4 to v5" w:date="2026-09-16T00:02:00Z">
        <w:pPr/>
      </w:pPrChange>
    </w:pPr>
    <w:rPr>
      <w:sz w:val="56"/>
      <w:szCs w:val="56"/>
      <w:rPrChange w:id="9" w:author="Revision v4 to v5" w:date="2026-09-16T00:02:00Z">
        <w:rPr>
          <w:sz w:val="56"/>
          <w:szCs w:val="56"/>
          <w:lang w:val="en-US" w:eastAsia="en-US" w:bidi="ar-SA"/>
        </w:rPr>
      </w:rPrChange>
    </w:rPr>
  </w:style>
  <w:style w:type="paragraph" w:customStyle="1" w:styleId="Strong1">
    <w:name w:val="Strong1"/>
    <w:qFormat/>
    <w:rsid w:val="0002162A"/>
    <w:pPr>
      <w:pPrChange w:id="10" w:author="Revision v4 to v5" w:date="2026-09-16T00:02:00Z">
        <w:pPr/>
      </w:pPrChange>
    </w:pPr>
    <w:rPr>
      <w:b/>
      <w:bCs/>
      <w:rPrChange w:id="10" w:author="Revision v4 to v5" w:date="2026-09-16T00:02:00Z">
        <w:rPr>
          <w:b/>
          <w:bCs/>
          <w:lang w:val="en-US" w:eastAsia="en-US" w:bidi="ar-SA"/>
        </w:rPr>
      </w:rPrChange>
    </w:rPr>
  </w:style>
  <w:style w:type="paragraph" w:styleId="ListParagraph">
    <w:name w:val="List Paragraph"/>
    <w:qFormat/>
    <w:rsid w:val="0002162A"/>
    <w:pPr>
      <w:pPrChange w:id="11" w:author="Revision v4 to v5" w:date="2026-09-16T00:02:00Z">
        <w:pPr/>
      </w:pPrChange>
    </w:pPr>
    <w:rPr>
      <w:rPrChange w:id="11" w:author="Revision v4 to v5" w:date="2026-09-16T00:02:00Z">
        <w:rPr>
          <w:lang w:val="en-US" w:eastAsia="en-US" w:bidi="ar-SA"/>
        </w:rPr>
      </w:rPrChange>
    </w:rPr>
  </w:style>
  <w:style w:type="character" w:customStyle="1" w:styleId="FootnoteTextChar">
    <w:name w:val="Footnote Text Char"/>
    <w:link w:val="FootnoteText"/>
    <w:uiPriority w:val="99"/>
    <w:unhideWhenUsed/>
    <w:qFormat/>
  </w:style>
  <w:style w:type="character" w:customStyle="1" w:styleId="EndnoteTextChar">
    <w:name w:val="Endnote Text Char"/>
    <w:link w:val="EndnoteText"/>
    <w:uiPriority w:val="99"/>
    <w:semiHidden/>
    <w:unhideWhenUsed/>
  </w:style>
  <w:style w:type="paragraph" w:customStyle="1" w:styleId="1SEBLH2">
    <w:name w:val="1SEBL_H2"/>
    <w:basedOn w:val="Heading2"/>
    <w:link w:val="1SEBLH2Char"/>
    <w:autoRedefine/>
    <w:qFormat/>
    <w:rsid w:val="0002162A"/>
    <w:pPr>
      <w:spacing w:before="360" w:after="180" w:line="360" w:lineRule="auto"/>
      <w:pPrChange w:id="12" w:author="Revision v4 to v5" w:date="2026-09-16T00:02:00Z">
        <w:pPr>
          <w:spacing w:before="360" w:after="180" w:line="360" w:lineRule="auto"/>
          <w:outlineLvl w:val="1"/>
        </w:pPr>
      </w:pPrChange>
    </w:pPr>
    <w:rPr>
      <w:b/>
      <w:bCs/>
      <w:color w:val="000000" w:themeColor="text1"/>
      <w:sz w:val="27"/>
      <w:szCs w:val="27"/>
      <w:rPrChange w:id="12" w:author="Revision v4 to v5" w:date="2026-09-16T00:02:00Z">
        <w:rPr>
          <w:b/>
          <w:bCs/>
          <w:color w:val="000000" w:themeColor="text1"/>
          <w:sz w:val="27"/>
          <w:szCs w:val="27"/>
          <w:lang w:val="en-US" w:eastAsia="en-US" w:bidi="ar-SA"/>
        </w:rPr>
      </w:rPrChange>
    </w:rPr>
  </w:style>
  <w:style w:type="character" w:customStyle="1" w:styleId="1SEBLH2Char">
    <w:name w:val="1SEBL_H2 Char"/>
    <w:basedOn w:val="DefaultParagraphFont"/>
    <w:link w:val="1SEBLH2"/>
    <w:qFormat/>
    <w:rPr>
      <w:b/>
      <w:bCs/>
      <w:color w:val="000000" w:themeColor="text1"/>
      <w:sz w:val="27"/>
      <w:szCs w:val="27"/>
    </w:rPr>
  </w:style>
  <w:style w:type="paragraph" w:customStyle="1" w:styleId="2SEBLH3">
    <w:name w:val="2SEBL_H3"/>
    <w:basedOn w:val="Heading3"/>
    <w:link w:val="2SEBLH3Char"/>
    <w:autoRedefine/>
    <w:qFormat/>
    <w:rsid w:val="0002162A"/>
    <w:pPr>
      <w:spacing w:before="260" w:after="140" w:line="360" w:lineRule="auto"/>
      <w:pPrChange w:id="13" w:author="Revision v4 to v5" w:date="2026-09-16T00:02:00Z">
        <w:pPr>
          <w:spacing w:before="260" w:after="140" w:line="360" w:lineRule="auto"/>
          <w:outlineLvl w:val="2"/>
        </w:pPr>
      </w:pPrChange>
    </w:pPr>
    <w:rPr>
      <w:b/>
      <w:bCs/>
      <w:i/>
      <w:iCs/>
      <w:color w:val="000000" w:themeColor="text1"/>
      <w:rPrChange w:id="13" w:author="Revision v4 to v5" w:date="2026-09-16T00:02:00Z">
        <w:rPr>
          <w:b/>
          <w:bCs/>
          <w:i/>
          <w:iCs/>
          <w:color w:val="000000" w:themeColor="text1"/>
          <w:sz w:val="24"/>
          <w:szCs w:val="24"/>
          <w:lang w:val="en-US" w:eastAsia="en-US" w:bidi="ar-SA"/>
        </w:rPr>
      </w:rPrChange>
    </w:rPr>
  </w:style>
  <w:style w:type="character" w:customStyle="1" w:styleId="Heading3Char">
    <w:name w:val="Heading 3 Char"/>
    <w:basedOn w:val="DefaultParagraphFont"/>
    <w:link w:val="Heading3"/>
    <w:uiPriority w:val="9"/>
    <w:semiHidden/>
    <w:rPr>
      <w:color w:val="1F4D78"/>
      <w:sz w:val="24"/>
      <w:szCs w:val="24"/>
    </w:rPr>
  </w:style>
  <w:style w:type="character" w:customStyle="1" w:styleId="2SEBLH3Char">
    <w:name w:val="2SEBL_H3 Char"/>
    <w:basedOn w:val="Heading3Char"/>
    <w:link w:val="2SEBLH3"/>
    <w:qFormat/>
    <w:rPr>
      <w:b/>
      <w:bCs/>
      <w:i/>
      <w:iCs/>
      <w:color w:val="000000" w:themeColor="text1"/>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qFormat/>
    <w:rPr>
      <w:b/>
      <w:bCs/>
    </w:rPr>
  </w:style>
  <w:style w:type="character" w:customStyle="1" w:styleId="katex-mathml">
    <w:name w:val="katex-mathml"/>
    <w:basedOn w:val="DefaultParagraphFont"/>
  </w:style>
  <w:style w:type="character" w:customStyle="1" w:styleId="mord">
    <w:name w:val="mord"/>
    <w:basedOn w:val="DefaultParagraphFont"/>
  </w:style>
  <w:style w:type="paragraph" w:styleId="Header">
    <w:name w:val="header"/>
    <w:basedOn w:val="Normal"/>
    <w:link w:val="HeaderChar"/>
    <w:uiPriority w:val="99"/>
    <w:unhideWhenUsed/>
    <w:rsid w:val="0002162A"/>
    <w:pPr>
      <w:tabs>
        <w:tab w:val="center" w:pos="4680"/>
        <w:tab w:val="right" w:pos="9360"/>
      </w:tabs>
    </w:pPr>
  </w:style>
  <w:style w:type="character" w:customStyle="1" w:styleId="HeaderChar">
    <w:name w:val="Header Char"/>
    <w:basedOn w:val="DefaultParagraphFont"/>
    <w:link w:val="Header"/>
    <w:uiPriority w:val="99"/>
    <w:rsid w:val="0002162A"/>
  </w:style>
  <w:style w:type="paragraph" w:styleId="Revision">
    <w:name w:val="Revision"/>
    <w:hidden/>
    <w:uiPriority w:val="99"/>
    <w:semiHidden/>
    <w:rsid w:val="00021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4B380-AE32-4358-A6C2-4782E79E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11771</Words>
  <Characters>67099</Characters>
  <Application>Microsoft Office Word</Application>
  <DocSecurity>0</DocSecurity>
  <Lines>559</Lines>
  <Paragraphs>157</Paragraphs>
  <ScaleCrop>false</ScaleCrop>
  <Company/>
  <LinksUpToDate>false</LinksUpToDate>
  <CharactersWithSpaces>78713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Danh Dam Cong (CN - DLL&amp;PT THDL&amp;PTNC)</cp:lastModifiedBy>
  <cp:revision>1</cp:revision>
  <dcterms:created xsi:type="dcterms:W3CDTF">2026-08-29T16:59:00Z</dcterms:created>
  <dcterms:modified xsi:type="dcterms:W3CDTF">2026-09-15T17:02:00Z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eyJoZGlkIjoiMzQ1YTVjNGQyMmY4YTlhZGI5NmEyODM2Y2ZjZThlZjkiLCJ1c2VySWQiOiI4ODEzMzgzODUxMzYwIn0=</vt:lpwstr>
  </property>
  <property fmtid="{D5CDD505-2E9C-101B-9397-08002B2CF9AE}" pid="3" name="KSOProductBuildVer">
    <vt:lpwstr>1033-12.1.0.28485</vt:lpwstr>
  </property>
  <property fmtid="{D5CDD505-2E9C-101B-9397-08002B2CF9AE}" pid="4" name="ICV">
    <vt:lpwstr>6C98E06934074C86BAF41A80FDDAC6E0_12</vt:lpwstr>
  </property>
</Properties>
</file>